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75B64" w14:textId="77777777" w:rsidR="00B95850" w:rsidRPr="001E4864" w:rsidRDefault="00B95850" w:rsidP="00CD4DC4">
      <w:pPr>
        <w:pStyle w:val="Title"/>
        <w:jc w:val="both"/>
      </w:pPr>
      <w:r w:rsidRPr="001E4864">
        <w:t>Decoding lexical semantic information in temporoparietal cortices</w:t>
      </w:r>
    </w:p>
    <w:p w14:paraId="31AA01B7" w14:textId="77777777" w:rsidR="00B95850" w:rsidRPr="00735A0B" w:rsidRDefault="00B95850" w:rsidP="00CD4DC4">
      <w:r w:rsidRPr="00735A0B">
        <w:t>Joon Hei Lee</w:t>
      </w:r>
      <w:r w:rsidRPr="00735A0B">
        <w:rPr>
          <w:vertAlign w:val="superscript"/>
        </w:rPr>
        <w:t>1</w:t>
      </w:r>
      <w:r w:rsidRPr="00735A0B">
        <w:t>, Tianhao Lei</w:t>
      </w:r>
      <w:r w:rsidRPr="00735A0B">
        <w:rPr>
          <w:vertAlign w:val="superscript"/>
        </w:rPr>
        <w:t>2</w:t>
      </w:r>
      <w:r w:rsidRPr="00735A0B">
        <w:t>, Prashanth R. Prakash</w:t>
      </w:r>
      <w:r w:rsidRPr="00735A0B">
        <w:rPr>
          <w:vertAlign w:val="superscript"/>
        </w:rPr>
        <w:t>1</w:t>
      </w:r>
      <w:r w:rsidRPr="00735A0B">
        <w:t>, Robert D. Flint</w:t>
      </w:r>
      <w:r w:rsidRPr="00735A0B">
        <w:rPr>
          <w:vertAlign w:val="superscript"/>
        </w:rPr>
        <w:t>2</w:t>
      </w:r>
      <w:r w:rsidRPr="00735A0B">
        <w:t xml:space="preserve"> (?), Matthew C. Tate</w:t>
      </w:r>
      <w:r w:rsidRPr="00735A0B">
        <w:rPr>
          <w:vertAlign w:val="superscript"/>
        </w:rPr>
        <w:t>2,4</w:t>
      </w:r>
      <w:r w:rsidRPr="00735A0B">
        <w:t xml:space="preserve"> (?), Joshua M. Rosenow</w:t>
      </w:r>
      <w:r w:rsidRPr="00735A0B">
        <w:rPr>
          <w:vertAlign w:val="superscript"/>
        </w:rPr>
        <w:t>2,4,5</w:t>
      </w:r>
      <w:r w:rsidRPr="00735A0B">
        <w:t>, Jason K. Hsieh</w:t>
      </w:r>
      <w:r w:rsidRPr="00735A0B">
        <w:rPr>
          <w:vertAlign w:val="superscript"/>
        </w:rPr>
        <w:t>4</w:t>
      </w:r>
      <w:r w:rsidRPr="00735A0B">
        <w:t>, Joshua I. Glaser</w:t>
      </w:r>
      <w:r w:rsidRPr="00735A0B">
        <w:rPr>
          <w:vertAlign w:val="superscript"/>
        </w:rPr>
        <w:t>2</w:t>
      </w:r>
      <w:r w:rsidRPr="00735A0B">
        <w:t>, Marc W. Slutzky</w:t>
      </w:r>
      <w:r w:rsidRPr="00735A0B">
        <w:rPr>
          <w:vertAlign w:val="superscript"/>
        </w:rPr>
        <w:t>1,2,3,5</w:t>
      </w:r>
    </w:p>
    <w:p w14:paraId="6210A305" w14:textId="77777777" w:rsidR="00B95850" w:rsidRPr="00735A0B" w:rsidRDefault="00B95850" w:rsidP="00CD4DC4">
      <w:r w:rsidRPr="00735A0B">
        <w:t>Departments of Biomedical Engineering</w:t>
      </w:r>
      <w:r w:rsidRPr="00735A0B">
        <w:rPr>
          <w:vertAlign w:val="superscript"/>
        </w:rPr>
        <w:t>1</w:t>
      </w:r>
      <w:r w:rsidRPr="00735A0B">
        <w:t>, Neurology</w:t>
      </w:r>
      <w:r w:rsidRPr="00735A0B">
        <w:rPr>
          <w:vertAlign w:val="superscript"/>
        </w:rPr>
        <w:t>2</w:t>
      </w:r>
      <w:r w:rsidRPr="00735A0B">
        <w:t>, Neuroscience</w:t>
      </w:r>
      <w:r w:rsidRPr="00735A0B">
        <w:rPr>
          <w:vertAlign w:val="superscript"/>
        </w:rPr>
        <w:t>3</w:t>
      </w:r>
      <w:r w:rsidRPr="00735A0B">
        <w:t>, Neurosurgery</w:t>
      </w:r>
      <w:r w:rsidRPr="00735A0B">
        <w:rPr>
          <w:vertAlign w:val="superscript"/>
        </w:rPr>
        <w:t>4</w:t>
      </w:r>
      <w:r w:rsidRPr="00735A0B">
        <w:t>, and Physical Medicine &amp; Rehabilitation</w:t>
      </w:r>
      <w:r w:rsidRPr="00735A0B">
        <w:rPr>
          <w:vertAlign w:val="superscript"/>
        </w:rPr>
        <w:t>5</w:t>
      </w:r>
      <w:r w:rsidRPr="00735A0B">
        <w:t>, Northwestern University</w:t>
      </w:r>
    </w:p>
    <w:p w14:paraId="334AD2FB" w14:textId="77777777" w:rsidR="00B95850" w:rsidRPr="00735A0B" w:rsidRDefault="00B95850" w:rsidP="0099776F"/>
    <w:p w14:paraId="588CAAB1" w14:textId="77777777" w:rsidR="00B95850" w:rsidRPr="0025127A" w:rsidRDefault="00B95850" w:rsidP="005E00BA">
      <w:pPr>
        <w:pStyle w:val="Heading1"/>
        <w:rPr>
          <w:b w:val="0"/>
        </w:rPr>
      </w:pPr>
      <w:r w:rsidRPr="005E00BA">
        <w:t>Abstract</w:t>
      </w:r>
    </w:p>
    <w:p w14:paraId="277D3B64" w14:textId="77777777" w:rsidR="00B95850" w:rsidRPr="00735A0B" w:rsidRDefault="00B95850" w:rsidP="0099776F"/>
    <w:p w14:paraId="0A5C452C" w14:textId="77777777" w:rsidR="00B95850" w:rsidRPr="0025127A" w:rsidRDefault="00B95850" w:rsidP="005E00BA">
      <w:pPr>
        <w:pStyle w:val="Heading1"/>
        <w:rPr>
          <w:b w:val="0"/>
        </w:rPr>
      </w:pPr>
      <w:r w:rsidRPr="002007BB">
        <w:t>Introduction</w:t>
      </w:r>
    </w:p>
    <w:p w14:paraId="10D6544C" w14:textId="77777777" w:rsidR="00B95850" w:rsidRPr="00735A0B" w:rsidRDefault="00B95850" w:rsidP="0099776F">
      <w:r w:rsidRPr="00735A0B">
        <w:t>&lt;Background &amp; lit review – taken from quals proposal… will need to edit + condense&gt;</w:t>
      </w:r>
    </w:p>
    <w:p w14:paraId="096C9AA4" w14:textId="0165B1B5" w:rsidR="00B95850" w:rsidRPr="00735A0B" w:rsidRDefault="00B95850" w:rsidP="0099776F">
      <w:r w:rsidRPr="00735A0B">
        <w:t>Each year, hundreds of thousands of adults suffer from neurological diseases or injuries such as stroke and traumatic brain injury (TBI), a large proportion of whom eventually develop persistent speech and language deficits. In the United States alone, roughly 795,000 people have a stroke annually</w:t>
      </w:r>
      <w:r w:rsidR="00FD0B97" w:rsidRPr="00735A0B">
        <w:fldChar w:fldCharType="begin"/>
      </w:r>
      <w:r w:rsidR="00407ED0" w:rsidRPr="00735A0B">
        <w:instrText xml:space="preserve"> ADDIN ZOTERO_ITEM CSL_CITATION {"citationID":"n62MvLnI","properties":{"unsorted":false,"formattedCitation":"\\super 1\\nosupersub{}","plainCitation":"1","noteIndex":0},"citationItems":[{"id":2431,"uris":["http://zotero.org/users/11232516/items/3JIRXD64"],"itemData":{"id":2431,"type":"webpage","abstract":"Statistics about how race, ethnicity, age, and other risk factors contribute to stroke.","container-title":"Stroke","language":"en-us","title":"Stroke facts","URL":"https://www.cdc.gov/stroke/data-research/facts-stats/index.html","author":[{"family":"CDC","given":""}],"accessed":{"date-parts":[["2025",5,23]]},"issued":{"date-parts":[["2024",10,24]]}}}],"schema":"https://github.com/citation-style-language/schema/raw/master/csl-citation.json"} </w:instrText>
      </w:r>
      <w:r w:rsidR="00FD0B97" w:rsidRPr="00735A0B">
        <w:fldChar w:fldCharType="separate"/>
      </w:r>
      <w:r w:rsidR="00407ED0" w:rsidRPr="00735A0B">
        <w:rPr>
          <w:kern w:val="0"/>
          <w:vertAlign w:val="superscript"/>
        </w:rPr>
        <w:t>1</w:t>
      </w:r>
      <w:r w:rsidR="00FD0B97" w:rsidRPr="00735A0B">
        <w:fldChar w:fldCharType="end"/>
      </w:r>
      <w:r w:rsidRPr="00735A0B">
        <w:t>; about two-thirds of acute stroke survivors face communication deficits</w:t>
      </w:r>
      <w:r w:rsidR="00B95D33">
        <w:fldChar w:fldCharType="begin"/>
      </w:r>
      <w:r w:rsidR="00B95D33">
        <w:instrText xml:space="preserve"> ADDIN ZOTERO_ITEM CSL_CITATION {"citationID":"dusy26KZ","properties":{"unsorted":false,"formattedCitation":"\\super 2\\nosupersub{}","plainCitation":"2","noteIndex":0},"citationItems":[{"id":2459,"uris":["http://zotero.org/users/11232516/items/U4UV7ACR"],"itemData":{"id":2459,"type":"webpage","abstract":"This information is for anyone supporting a stroke survivor with communication problems.You’ll find information on different types of communication problems, as well as tips on supporting someone with their recovery and a guide to having good conversations. There are also accessible resources","language":"en","title":"Communication problems","URL":"https://www.stroke.org.uk/stroke/effects/aphasia/communication-problems","author":[{"family":"Stroke Association","given":""}],"accessed":{"date-parts":[["2025",5,23]]}}}],"schema":"https://github.com/citation-style-language/schema/raw/master/csl-citation.json"} </w:instrText>
      </w:r>
      <w:r w:rsidR="00B95D33">
        <w:fldChar w:fldCharType="separate"/>
      </w:r>
      <w:r w:rsidR="00B95D33" w:rsidRPr="00B95D33">
        <w:rPr>
          <w:kern w:val="0"/>
          <w:vertAlign w:val="superscript"/>
        </w:rPr>
        <w:t>2</w:t>
      </w:r>
      <w:r w:rsidR="00B95D33">
        <w:fldChar w:fldCharType="end"/>
      </w:r>
      <w:r w:rsidRPr="00735A0B">
        <w:t>, and one-third develop aphasia (which refers to acquired impairment of language production and/or comprehension)</w:t>
      </w:r>
      <w:r w:rsidR="00A37776">
        <w:fldChar w:fldCharType="begin"/>
      </w:r>
      <w:r w:rsidR="00A37776">
        <w:instrText xml:space="preserve"> ADDIN ZOTERO_ITEM CSL_CITATION {"citationID":"SycjCN5V","properties":{"unsorted":false,"formattedCitation":"\\super 3,4\\nosupersub{}","plainCitation":"3,4","noteIndex":0},"citationItems":[{"id":2435,"uris":["http://zotero.org/users/11232516/items/79MJGLHQ"],"itemData":{"id":2435,"type":"article-journal","abstract":"BACKGROUND AND PURPOSE: Post-stroke aphasia is associated with a reduced quality of life (QoL) and higher risk of depression. Few studies have addressed the effect of coping with aphasia. Our aim is to evaluate the impact of post-stroke aphasia on self-reported QoL and symptoms of depression.\nMETHODS: This was a cross-sectional prospective case-control study. Cases involved patients with post-stroke aphasia included in the DULCINEA trial (NCT04289493). Healthy controls were recruited using snowball sampling. All subjects completed the following questionnaires: General Health Questionnaire (GHQ-12), Stroke Aphasia Quality of Life Scale (SAQOL-39), Communicative Activity Log (CAL) and Stroke Aphasic Depression Questionnaire (SADQ-10).\nRESULTS: Twenty-three patients (eight women; mean age 62.9 years) and 73 controls (42 women; mean age 53.7 years) were included. Cases scored lower than controls in perception of health (GHQ-12: median 3 [IQR 1; 6] vs. 0 [IQR 0; 2]) and perception of QoL (SAQOL-39: median 3.6 [IQR 3.3; 40] vs. 4.6 [IQR 4.2; 4.8]). Functional communication (CAL: median 135 [IQR 122; 148] vs. 94 [IQR 74; 103]) and SAQOL-39 communication subscale (median 2.7 [IQR 2.1; 3.2] vs. 4.8 [IQR 4.6; 5.0]) were also significantly lower in the case group. Notably, cases reported fewer depressive symptoms than controls (SADQ-10: median 11 [IQR 9; 15] vs. 13 [IQR 11; 16]; p = 0.016). A mediational analysis revealed that the relationship between post-stroke aphasia and depression was not mediated by functional communication.\nCONCLUSIONS: Although communication difficulties impact the QoL of patients with post-stroke aphasia, such patients report fewer depressive symptoms on the SADQ-10 scale than healthy people, with no differences in scores related to social participation.","container-title":"European Journal of Neurology","DOI":"10.1111/ene.16184","ISSN":"1468-1331","issue":"4","journalAbbreviation":"Eur J Neurol","language":"eng","page":"e16184","PMID":"38095330","PMCID":"PMC11235649","source":"PubMed","title":"Impact of post-stroke aphasia on functional communication, quality of life, perception of health and depression: A case-control study","title-short":"Impact of post-stroke aphasia on functional communication, quality of life, perception of health and depression","volume":"31","author":[{"family":"Bueno-Guerra","given":"Nereida"},{"family":"Provencio","given":"Marta"},{"family":"Tarifa-Rodríguez","given":"Aida"},{"family":"Navarro","given":"Ana"},{"family":"Sempere-Iborra","given":"Cristian"},{"family":"Jordi","given":"Pablo"},{"family":"Celis-Ruiz","given":"Elena","non-dropping-particle":"de"},{"family":"Alonso de Leciñana","given":"María"},{"family":"Martín-Alonso","given":"Marta"},{"family":"Rigual","given":"Ricardo"},{"family":"Ruiz-Ares","given":"Gerardo"},{"family":"Rodríguez-Pardo","given":"Jorge"},{"family":"Virués-Ortega","given":"Javier"},{"family":"Fuentes","given":"Blanca"}],"issued":{"date-parts":[["2024",4]]}}},{"id":2429,"uris":["http://zotero.org/users/11232516/items/C547VTZQ"],"itemData":{"id":2429,"type":"article-journal","abstract":"Aphasia, the loss or impairment of language caused by brain damage, is one of the most devastating cognitive impairments of stroke. Aphasia is present in 21–38% of acute stroke patients and is associated with high short- and long-term morbidity, mortality and expenditure. Recovery from aphasia is possible even in severe cases. While speech-language therapy remains the mainstay treatment of aphasia, the effectiveness of conventional therapies has not been conclusively proved. This has motivated attempts to integrate knowledge from several domains in an effort to plan more rational therapies and to introduce other therapeutic strategies, including the use of intensive language therapy and pharmacological agents.","container-title":"Drugs &amp; Aging","DOI":"10.2165/00002512-200522020-00006","ISSN":"1179-1969","issue":"2","journalAbbreviation":"Drugs Aging","language":"en","page":"163-182","source":"Springer Link","title":"Poststroke aphasia: Epidemiology, pathophysiology and treatment","volume":"22","author":[{"family":"Berthier","given":"Marcelo L."}],"issued":{"date-parts":[["2005",2,1]]}}}],"schema":"https://github.com/citation-style-language/schema/raw/master/csl-citation.json"} </w:instrText>
      </w:r>
      <w:r w:rsidR="00A37776">
        <w:fldChar w:fldCharType="separate"/>
      </w:r>
      <w:r w:rsidR="00A37776" w:rsidRPr="00A37776">
        <w:rPr>
          <w:kern w:val="0"/>
          <w:vertAlign w:val="superscript"/>
        </w:rPr>
        <w:t>3,4</w:t>
      </w:r>
      <w:r w:rsidR="00A37776">
        <w:fldChar w:fldCharType="end"/>
      </w:r>
      <w:r w:rsidR="00A37776">
        <w:t xml:space="preserve">. </w:t>
      </w:r>
      <w:r w:rsidRPr="00735A0B">
        <w:t>Similarly, clinical series report aphasia in 15–20% of moderate or severe TBIs</w:t>
      </w:r>
      <w:r w:rsidR="00A37776">
        <w:fldChar w:fldCharType="begin"/>
      </w:r>
      <w:r w:rsidR="00A37776">
        <w:instrText xml:space="preserve"> ADDIN ZOTERO_ITEM CSL_CITATION {"citationID":"TJ4FHlJv","properties":{"unsorted":false,"formattedCitation":"\\super 5\\nosupersub{}","plainCitation":"5","noteIndex":0},"citationItems":[{"id":2433,"uris":["http://zotero.org/users/11232516/items/98I9AU2Q"],"itemData":{"id":2433,"type":"article-journal","abstract":"OBJECTIVE: The aim of this retrospective study was to review the medical complications of patients with traumatic brain injury (TBI) who were followed in 2000-2006.\nMETHODS AND PROCEDURES: The demographic data, functional and cognitive status of 116 persons with TBI were noted. The presence of communication problems, swallowing disturbances, urinary and faecal incontinence, pressure ulcer, deep venous thrombosis (DVT), post-traumatic seizure (PTS) and heterotopic ossification (HO) were recorded at first admission and follow-up.\nMAIN OUTCOME AND RESULTS: This study detected aphasia in 19.0%, dysarthria in 30.2%, dysphagia in 17.2%, pressure ulcers in 6.9% and DVT in 2.6% the our patients with TBI. Urinary and faecal incontinence on admission were 32.7% and 26.7%, respectively. Patients with incontinence had poorer cognitive function than those with normal continence. HO rate was 18.1% and the ambulation levels of patients with HO were worse than those without HO. PTS was seen in 13.8% of the patients on admission and this ratio increased to 21.6% during the follow-up. In these patients, the aetiological risk factors for PTS were gunshot and fall injuries.\nCONCLUSIONS: Considering the wide spectrum of complications, this study advocates that these persons with TBI should be followed promptly by a multidisciplinary team.","container-title":"Brain Injury","DOI":"10.1080/02699050802304714","ISSN":"1362-301X","issue":"10","journalAbbreviation":"Brain Inj","language":"eng","page":"733-739","PMID":"18720099","source":"PubMed","title":"Medical complications, physical function and communication skills in patients with traumatic brain injury: a single centre 5-year experience","title-short":"Medical complications, physical function and communication skills in patients with traumatic brain injury","volume":"22","author":[{"family":"Safaz","given":"Ismail"},{"family":"Alaca","given":"Ridvan"},{"family":"Yasar","given":"Evren"},{"family":"Tok","given":"Fatih"},{"family":"Yilmaz","given":"Bilge"}],"issued":{"date-parts":[["2008",9]]}}}],"schema":"https://github.com/citation-style-language/schema/raw/master/csl-citation.json"} </w:instrText>
      </w:r>
      <w:r w:rsidR="00A37776">
        <w:fldChar w:fldCharType="separate"/>
      </w:r>
      <w:r w:rsidR="00A37776" w:rsidRPr="00A37776">
        <w:rPr>
          <w:kern w:val="0"/>
          <w:vertAlign w:val="superscript"/>
        </w:rPr>
        <w:t>5</w:t>
      </w:r>
      <w:r w:rsidR="00A37776">
        <w:fldChar w:fldCharType="end"/>
      </w:r>
      <w:r w:rsidRPr="00735A0B">
        <w:t>. These impairments not only impede cognitive function, but also carry profound functional and psychosocial consequences</w:t>
      </w:r>
      <w:r w:rsidR="00253E46">
        <w:fldChar w:fldCharType="begin"/>
      </w:r>
      <w:r w:rsidR="00253E46">
        <w:instrText xml:space="preserve"> ADDIN ZOTERO_ITEM CSL_CITATION {"citationID":"A2OKZzAP","properties":{"unsorted":false,"formattedCitation":"\\super 2\\nosupersub{}","plainCitation":"2","noteIndex":0},"citationItems":[{"id":2459,"uris":["http://zotero.org/users/11232516/items/U4UV7ACR"],"itemData":{"id":2459,"type":"webpage","abstract":"This information is for anyone supporting a stroke survivor with communication problems.You’ll find information on different types of communication problems, as well as tips on supporting someone with their recovery and a guide to having good conversations. There are also accessible resources","language":"en","title":"Communication problems","URL":"https://www.stroke.org.uk/stroke/effects/aphasia/communication-problems","author":[{"family":"Stroke Association","given":""}],"accessed":{"date-parts":[["2025",5,23]]}}}],"schema":"https://github.com/citation-style-language/schema/raw/master/csl-citation.json"} </w:instrText>
      </w:r>
      <w:r w:rsidR="00253E46">
        <w:fldChar w:fldCharType="separate"/>
      </w:r>
      <w:r w:rsidR="00253E46" w:rsidRPr="00253E46">
        <w:rPr>
          <w:kern w:val="0"/>
          <w:vertAlign w:val="superscript"/>
        </w:rPr>
        <w:t>2</w:t>
      </w:r>
      <w:r w:rsidR="00253E46">
        <w:fldChar w:fldCharType="end"/>
      </w:r>
      <w:r w:rsidRPr="00735A0B">
        <w:t>. Patients with aphasia consistently report far lower quality of life</w:t>
      </w:r>
      <w:r w:rsidR="00253E46">
        <w:fldChar w:fldCharType="begin"/>
      </w:r>
      <w:r w:rsidR="00253E46">
        <w:instrText xml:space="preserve"> ADDIN ZOTERO_ITEM CSL_CITATION {"citationID":"uTSiTXFW","properties":{"unsorted":false,"formattedCitation":"\\super 4\\nosupersub{}","plainCitation":"4","noteIndex":0},"citationItems":[{"id":2429,"uris":["http://zotero.org/users/11232516/items/C547VTZQ"],"itemData":{"id":2429,"type":"article-journal","abstract":"Aphasia, the loss or impairment of language caused by brain damage, is one of the most devastating cognitive impairments of stroke. Aphasia is present in 21–38% of acute stroke patients and is associated with high short- and long-term morbidity, mortality and expenditure. Recovery from aphasia is possible even in severe cases. While speech-language therapy remains the mainstay treatment of aphasia, the effectiveness of conventional therapies has not been conclusively proved. This has motivated attempts to integrate knowledge from several domains in an effort to plan more rational therapies and to introduce other therapeutic strategies, including the use of intensive language therapy and pharmacological agents.","container-title":"Drugs &amp; Aging","DOI":"10.2165/00002512-200522020-00006","ISSN":"1179-1969","issue":"2","journalAbbreviation":"Drugs Aging","language":"en","page":"163-182","source":"Springer Link","title":"Poststroke aphasia: Epidemiology, pathophysiology and treatment","volume":"22","author":[{"family":"Berthier","given":"Marcelo L."}],"issued":{"date-parts":[["2005",2,1]]}}}],"schema":"https://github.com/citation-style-language/schema/raw/master/csl-citation.json"} </w:instrText>
      </w:r>
      <w:r w:rsidR="00253E46">
        <w:fldChar w:fldCharType="separate"/>
      </w:r>
      <w:r w:rsidR="00253E46" w:rsidRPr="00253E46">
        <w:rPr>
          <w:kern w:val="0"/>
          <w:vertAlign w:val="superscript"/>
        </w:rPr>
        <w:t>4</w:t>
      </w:r>
      <w:r w:rsidR="00253E46">
        <w:fldChar w:fldCharType="end"/>
      </w:r>
      <w:r w:rsidRPr="00735A0B">
        <w:t>, along with high rates of depression and anxiety</w:t>
      </w:r>
      <w:r w:rsidR="00B47663">
        <w:fldChar w:fldCharType="begin"/>
      </w:r>
      <w:r w:rsidR="00B47663">
        <w:instrText xml:space="preserve"> ADDIN ZOTERO_ITEM CSL_CITATION {"citationID":"A4EfmtoZ","properties":{"unsorted":false,"formattedCitation":"\\super 3,6\\nosupersub{}","plainCitation":"3,6","noteIndex":0},"citationItems":[{"id":2435,"uris":["http://zotero.org/users/11232516/items/79MJGLHQ"],"itemData":{"id":2435,"type":"article-journal","abstract":"BACKGROUND AND PURPOSE: Post-stroke aphasia is associated with a reduced quality of life (QoL) and higher risk of depression. Few studies have addressed the effect of coping with aphasia. Our aim is to evaluate the impact of post-stroke aphasia on self-reported QoL and symptoms of depression.\nMETHODS: This was a cross-sectional prospective case-control study. Cases involved patients with post-stroke aphasia included in the DULCINEA trial (NCT04289493). Healthy controls were recruited using snowball sampling. All subjects completed the following questionnaires: General Health Questionnaire (GHQ-12), Stroke Aphasia Quality of Life Scale (SAQOL-39), Communicative Activity Log (CAL) and Stroke Aphasic Depression Questionnaire (SADQ-10).\nRESULTS: Twenty-three patients (eight women; mean age 62.9 years) and 73 controls (42 women; mean age 53.7 years) were included. Cases scored lower than controls in perception of health (GHQ-12: median 3 [IQR 1; 6] vs. 0 [IQR 0; 2]) and perception of QoL (SAQOL-39: median 3.6 [IQR 3.3; 40] vs. 4.6 [IQR 4.2; 4.8]). Functional communication (CAL: median 135 [IQR 122; 148] vs. 94 [IQR 74; 103]) and SAQOL-39 communication subscale (median 2.7 [IQR 2.1; 3.2] vs. 4.8 [IQR 4.6; 5.0]) were also significantly lower in the case group. Notably, cases reported fewer depressive symptoms than controls (SADQ-10: median 11 [IQR 9; 15] vs. 13 [IQR 11; 16]; p = 0.016). A mediational analysis revealed that the relationship between post-stroke aphasia and depression was not mediated by functional communication.\nCONCLUSIONS: Although communication difficulties impact the QoL of patients with post-stroke aphasia, such patients report fewer depressive symptoms on the SADQ-10 scale than healthy people, with no differences in scores related to social participation.","container-title":"European Journal of Neurology","DOI":"10.1111/ene.16184","ISSN":"1468-1331","issue":"4","journalAbbreviation":"Eur J Neurol","language":"eng","page":"e16184","PMID":"38095330","PMCID":"PMC11235649","source":"PubMed","title":"Impact of post-stroke aphasia on functional communication, quality of life, perception of health and depression: A case-control study","title-short":"Impact of post-stroke aphasia on functional communication, quality of life, perception of health and depression","volume":"31","author":[{"family":"Bueno-Guerra","given":"Nereida"},{"family":"Provencio","given":"Marta"},{"family":"Tarifa-Rodríguez","given":"Aida"},{"family":"Navarro","given":"Ana"},{"family":"Sempere-Iborra","given":"Cristian"},{"family":"Jordi","given":"Pablo"},{"family":"Celis-Ruiz","given":"Elena","non-dropping-particle":"de"},{"family":"Alonso de Leciñana","given":"María"},{"family":"Martín-Alonso","given":"Marta"},{"family":"Rigual","given":"Ricardo"},{"family":"Ruiz-Ares","given":"Gerardo"},{"family":"Rodríguez-Pardo","given":"Jorge"},{"family":"Virués-Ortega","given":"Javier"},{"family":"Fuentes","given":"Blanca"}],"issued":{"date-parts":[["2024",4]]}}},{"id":2438,"uris":["http://zotero.org/users/11232516/items/GKUX3E5H"],"itemData":{"id":2438,"type":"article-journal","abstract":"OBJECTIVE: To determine factors associated with or predictive of poor health-related quality of life (HRQL) in people with aphasia poststroke. Better understanding of these factors can allow better targeting of rehabilitation programs.\nDATA SOURCES: Electronic databases, covering medical (eg, Medline, Excerpta Medica Database, Evidence-Based Medicine Reviews, Cumulative Index to Nursing and Allied Health Literature, Ovid, Allied and Complementary Medicine Database) and social sciences (eg, PsycINFO) were searched and key experts were approached.\nSTUDY SELECTION: Studies including specific information on the HRQL of people with aphasia poststroke using validated HRQL measures or established ways of analyzing qualitative data were included. Two reviewers independently screened studies against the eligibility criteria.\nDATA EXTRACTION: This was undertaken independently by 2 reviewers. Discrepancies were resolved by consensus. Quantitative studies were assessed for quality with Counsell and Dennis' critical appraisal tool for systematic review of prognostic models in acute stroke; qualitative studies with the Critical Appraisal Skills Program tool for qualitative research.\nDATA SYNTHESIS: Fourteen research reports met the eligibility criteria. Because of their high heterogeneity, the data synthesis was narrative. The evidence is not strong enough to determine the main predictors of HRQL in people with aphasia. Still, emotional distress/depression, severity of aphasia and communication disability, other medical problems, activity limitations, and aspects of social network and support were important factors.\nCONCLUSIONS: Emotional distress, aphasia severity, communication and activity limitations, other medical problems, and social factors affect HRQL. Stroke HRQL studies need to include people with aphasia and report separately on them, in order to determine the main predictors of their HRQL and to identify what interventions can best address them.","container-title":"Archives of Physical Medicine and Rehabilitation","DOI":"10.1016/j.apmr.2011.05.028","ISSN":"1532-821X","issue":"1 Suppl","journalAbbreviation":"Arch Phys Med Rehabil","language":"eng","page":"S86-95","PMID":"22119074","source":"PubMed","title":"What are the important factors in health-related quality of life for people with aphasia? A systematic review","title-short":"What are the important factors in health-related quality of life for people with aphasia?","volume":"93","author":[{"family":"Hilari","given":"Katerina"},{"family":"Needle","given":"Justin J."},{"family":"Harrison","given":"Kirsty L."}],"issued":{"date-parts":[["2012",1]]}}}],"schema":"https://github.com/citation-style-language/schema/raw/master/csl-citation.json"} </w:instrText>
      </w:r>
      <w:r w:rsidR="00B47663">
        <w:fldChar w:fldCharType="separate"/>
      </w:r>
      <w:r w:rsidR="00B47663" w:rsidRPr="00B47663">
        <w:rPr>
          <w:kern w:val="0"/>
          <w:vertAlign w:val="superscript"/>
        </w:rPr>
        <w:t>3,6</w:t>
      </w:r>
      <w:r w:rsidR="00B47663">
        <w:fldChar w:fldCharType="end"/>
      </w:r>
      <w:r w:rsidRPr="00735A0B">
        <w:t>. Further, communication difficulties compound other stroke sequelae, leading to frustration, social isolation, and reduced access to rehabilitation and care</w:t>
      </w:r>
      <w:r w:rsidR="00B47663">
        <w:fldChar w:fldCharType="begin"/>
      </w:r>
      <w:r w:rsidR="00B47663">
        <w:instrText xml:space="preserve"> ADDIN ZOTERO_ITEM CSL_CITATION {"citationID":"V7eOIhAy","properties":{"unsorted":false,"formattedCitation":"\\super 3\\nosupersub{}","plainCitation":"3","noteIndex":0},"citationItems":[{"id":2435,"uris":["http://zotero.org/users/11232516/items/79MJGLHQ"],"itemData":{"id":2435,"type":"article-journal","abstract":"BACKGROUND AND PURPOSE: Post-stroke aphasia is associated with a reduced quality of life (QoL) and higher risk of depression. Few studies have addressed the effect of coping with aphasia. Our aim is to evaluate the impact of post-stroke aphasia on self-reported QoL and symptoms of depression.\nMETHODS: This was a cross-sectional prospective case-control study. Cases involved patients with post-stroke aphasia included in the DULCINEA trial (NCT04289493). Healthy controls were recruited using snowball sampling. All subjects completed the following questionnaires: General Health Questionnaire (GHQ-12), Stroke Aphasia Quality of Life Scale (SAQOL-39), Communicative Activity Log (CAL) and Stroke Aphasic Depression Questionnaire (SADQ-10).\nRESULTS: Twenty-three patients (eight women; mean age 62.9 years) and 73 controls (42 women; mean age 53.7 years) were included. Cases scored lower than controls in perception of health (GHQ-12: median 3 [IQR 1; 6] vs. 0 [IQR 0; 2]) and perception of QoL (SAQOL-39: median 3.6 [IQR 3.3; 40] vs. 4.6 [IQR 4.2; 4.8]). Functional communication (CAL: median 135 [IQR 122; 148] vs. 94 [IQR 74; 103]) and SAQOL-39 communication subscale (median 2.7 [IQR 2.1; 3.2] vs. 4.8 [IQR 4.6; 5.0]) were also significantly lower in the case group. Notably, cases reported fewer depressive symptoms than controls (SADQ-10: median 11 [IQR 9; 15] vs. 13 [IQR 11; 16]; p = 0.016). A mediational analysis revealed that the relationship between post-stroke aphasia and depression was not mediated by functional communication.\nCONCLUSIONS: Although communication difficulties impact the QoL of patients with post-stroke aphasia, such patients report fewer depressive symptoms on the SADQ-10 scale than healthy people, with no differences in scores related to social participation.","container-title":"European Journal of Neurology","DOI":"10.1111/ene.16184","ISSN":"1468-1331","issue":"4","journalAbbreviation":"Eur J Neurol","language":"eng","page":"e16184","PMID":"38095330","PMCID":"PMC11235649","source":"PubMed","title":"Impact of post-stroke aphasia on functional communication, quality of life, perception of health and depression: A case-control study","title-short":"Impact of post-stroke aphasia on functional communication, quality of life, perception of health and depression","volume":"31","author":[{"family":"Bueno-Guerra","given":"Nereida"},{"family":"Provencio","given":"Marta"},{"family":"Tarifa-Rodríguez","given":"Aida"},{"family":"Navarro","given":"Ana"},{"family":"Sempere-Iborra","given":"Cristian"},{"family":"Jordi","given":"Pablo"},{"family":"Celis-Ruiz","given":"Elena","non-dropping-particle":"de"},{"family":"Alonso de Leciñana","given":"María"},{"family":"Martín-Alonso","given":"Marta"},{"family":"Rigual","given":"Ricardo"},{"family":"Ruiz-Ares","given":"Gerardo"},{"family":"Rodríguez-Pardo","given":"Jorge"},{"family":"Virués-Ortega","given":"Javier"},{"family":"Fuentes","given":"Blanca"}],"issued":{"date-parts":[["2024",4]]}}}],"schema":"https://github.com/citation-style-language/schema/raw/master/csl-citation.json"} </w:instrText>
      </w:r>
      <w:r w:rsidR="00B47663">
        <w:fldChar w:fldCharType="separate"/>
      </w:r>
      <w:r w:rsidR="00B47663" w:rsidRPr="00B47663">
        <w:rPr>
          <w:kern w:val="0"/>
          <w:vertAlign w:val="superscript"/>
        </w:rPr>
        <w:t>3</w:t>
      </w:r>
      <w:r w:rsidR="00B47663">
        <w:fldChar w:fldCharType="end"/>
      </w:r>
      <w:r w:rsidRPr="00735A0B">
        <w:t>. There is therefore an urgent need for technologies that restore communication for these individuals.</w:t>
      </w:r>
    </w:p>
    <w:p w14:paraId="26752D71" w14:textId="661EE87B" w:rsidR="00B95850" w:rsidRPr="00735A0B" w:rsidRDefault="00B95850" w:rsidP="0099776F">
      <w:r w:rsidRPr="00735A0B">
        <w:t>Recent advances in brain-computer interfaces (BCIs) have made it possible to translate neural signals into meaningful speech output, such as phonemes</w:t>
      </w:r>
      <w:r w:rsidR="008F7384">
        <w:fldChar w:fldCharType="begin"/>
      </w:r>
      <w:r w:rsidR="008F7384">
        <w:instrText xml:space="preserve"> ADDIN ZOTERO_ITEM CSL_CITATION {"citationID":"aKdOerN2","properties":{"unsorted":false,"formattedCitation":"\\super 7\\nosupersub{}","plainCitation":"7","noteIndex":0},"citationItems":[{"id":2217,"uris":["http://zotero.org/users/11232516/items/87NAJKDQ"],"itemData":{"id":2217,"type":"article-journal","abstract":"OBJECTIVE: Although brain-computer interfaces (BCIs) can be used in several different ways to restore communication, communicative BCI has not approached the rate or efficiency of natural human speech. Electrocorticography (ECoG) has precise spatiotemporal resolution that enables recording of brain activity distributed over a wide area of cortex, such as during speech production. In this study, we sought to decode elements of speech production using ECoG.\nAPPROACH: We investigated words that contain the entire set of phonemes in the general American accent using ECoG with four subjects. Using a linear classifier, we evaluated the degree to which individual phonemes within each word could be correctly identified from cortical signal.\nMAIN RESULTS: We classified phonemes with up to 36% accuracy when classifying all phonemes and up to 63% accuracy for a single phoneme. Further, misclassified phonemes follow articulation organization described in phonology literature, aiding classification of whole words. Precise temporal alignment to phoneme onset was crucial for classification success.\nSIGNIFICANCE: We identified specific spatiotemporal features that aid classification, which could guide future applications. Word identification was equivalent to information transfer rates as high as 3.0 bits s(-1) (33.6 words min(-1)), supporting pursuit of speech articulation for BCI control.","container-title":"Journal of Neural Engineering","DOI":"10.1088/1741-2560/11/3/035015","ISSN":"1741-2552","issue":"3","journalAbbreviation":"J Neural Eng","language":"eng","page":"035015","PMID":"24836588","PMCID":"PMC4097188","source":"PubMed","title":"Direct classification of all American English phonemes using signals from functional speech motor cortex","volume":"11","author":[{"family":"Mugler","given":"Emily M."},{"family":"Patton","given":"James L."},{"family":"Flint","given":"Robert D."},{"family":"Wright","given":"Zachary A."},{"family":"Schuele","given":"Stephan U."},{"family":"Rosenow","given":"Joshua"},{"family":"Shih","given":"Jerry J."},{"family":"Krusienski","given":"Dean J."},{"family":"Slutzky","given":"Marc W."}],"issued":{"date-parts":[["2014",6]]}}}],"schema":"https://github.com/citation-style-language/schema/raw/master/csl-citation.json"} </w:instrText>
      </w:r>
      <w:r w:rsidR="008F7384">
        <w:fldChar w:fldCharType="separate"/>
      </w:r>
      <w:r w:rsidR="008F7384" w:rsidRPr="008F7384">
        <w:rPr>
          <w:kern w:val="0"/>
          <w:vertAlign w:val="superscript"/>
        </w:rPr>
        <w:t>7</w:t>
      </w:r>
      <w:r w:rsidR="008F7384">
        <w:fldChar w:fldCharType="end"/>
      </w:r>
      <w:r w:rsidRPr="00735A0B">
        <w:t xml:space="preserve"> (basic units of speech sounds) or reconstructed speech audio</w:t>
      </w:r>
      <w:r w:rsidR="008F7384">
        <w:fldChar w:fldCharType="begin"/>
      </w:r>
      <w:r w:rsidR="008F7384">
        <w:instrText xml:space="preserve"> ADDIN ZOTERO_ITEM CSL_CITATION {"citationID":"OZqbcQWs","properties":{"unsorted":false,"formattedCitation":"\\super 8,9\\nosupersub{}","plainCitation":"8,9","noteIndex":0},"citationItems":[{"id":677,"uris":["http://zotero.org/users/11232516/items/BFRGBSK4"],"itemData":{"id":677,"type":"article-journal","abstract":"Objective. Direct synthesis of speech from neural signals could provide a fast and natural way of communication to people with neurological diseases. Invasively-measured brain activity (electrocorticography; ECoG) supplies the necessary temporal and spatial resolution to decode fast and complex processes such as speech production. A number of impressive advances in speech decoding using neural signals have been achieved in recent years, but the complex dynamics are still not fully understood. However, it is unlikely that simple linear models can capture the relation between neural activity and continuous spoken speech. Approach. Here we show that deep neural networks can be used to map ECoG from speech production areas onto an intermediate representation of speech (logMel spectrogram). The proposed method uses a densely connected convolutional neural network topology which is well-suited to work with the small amount of data available from each participant. Main results. In a study with six participants, we achieved correlations up to r = 0.69 between the reconstructed and original logMel spectrograms. We transfered our prediction back into an audible waveform by applying a Wavenet vocoder. The vocoder was conditioned on logMel features that harnessed a much larger, pre-existing data corpus to provide the most natural acoustic output. Significance. To the best of our knowledge, this is the first time that high-quality speech has been reconstructed from neural recordings during speech production using deep neural networks.","container-title":"Journal of Neural Engineering","DOI":"10.1088/1741-2552/ab0c59","ISSN":"1741-2552","issue":"3","journalAbbreviation":"J. Neural Eng.","language":"en","page":"036019","publisher":"IOP Publishing","source":"Institute of Physics","title":"Speech synthesis from ECoG using densely connected 3D convolutional neural networks","volume":"16","author":[{"family":"Angrick","given":"Miguel"},{"family":"Herff","given":"Christian"},{"family":"Mugler","given":"Emily"},{"family":"Tate","given":"Matthew C."},{"family":"Slutzky","given":"Marc W."},{"family":"Krusienski","given":"Dean J."},{"family":"Schultz","given":"Tanja"}],"issued":{"date-parts":[["2019",4]]}}},{"id":2471,"uris":["http://zotero.org/users/11232516/items/CZWTSP5A"],"itemData":{"id":2471,"type":"article-journal","abstract":"Technology that translates neural activity into speech would be transformative for people who are unable to communicate as a result of neurological impairments. Decoding speech from neural activity is challenging because speaking requires very precise and rapid multi-dimensional control of vocal tract articulators. Here we designed a neural decoder that explicitly leverages kinematic and sound representations encoded in human cortical activity to synthesize audible speech. Recurrent neural networks first decoded directly recorded cortical activity into representations of articulatory movement, and then transformed these representations into speech acoustics. In closed vocabulary tests, listeners could readily identify and transcribe speech synthesized from cortical activity. Intermediate articulatory dynamics enhanced performance even with limited data. Decoded articulatory representations were highly conserved across speakers, enabling a component of the decoder to be transferrable across participants. Furthermore, the decoder could synthesize speech when a participant silently mimed sentences. These findings advance the clinical viability of using speech neuroprosthetic technology to restore spoken communication.","container-title":"Nature","DOI":"10.1038/s41586-019-1119-1","ISSN":"1476-4687","issue":"7753","language":"en","license":"2019 The Author(s), under exclusive licence to Springer Nature Limited","page":"493-498","publisher":"Nature Publishing Group","source":"www.nature.com","title":"Speech synthesis from neural decoding of spoken sentences","volume":"568","author":[{"family":"Anumanchipalli","given":"Gopala K."},{"family":"Chartier","given":"Josh"},{"family":"Chang","given":"Edward F."}],"issued":{"date-parts":[["2019",4]]}}}],"schema":"https://github.com/citation-style-language/schema/raw/master/csl-citation.json"} </w:instrText>
      </w:r>
      <w:r w:rsidR="008F7384">
        <w:fldChar w:fldCharType="separate"/>
      </w:r>
      <w:r w:rsidR="008F7384" w:rsidRPr="008F7384">
        <w:rPr>
          <w:kern w:val="0"/>
          <w:vertAlign w:val="superscript"/>
        </w:rPr>
        <w:t>8,9</w:t>
      </w:r>
      <w:r w:rsidR="008F7384">
        <w:fldChar w:fldCharType="end"/>
      </w:r>
      <w:r w:rsidRPr="00735A0B">
        <w:t>, in highly controlled settings. However, nearly all existing speech BCIs have leveraged signals tied to phonology and articulation found within the frontal lobe—primarily the ventral precentral and inferior frontal gyri</w:t>
      </w:r>
      <w:r w:rsidR="00FA4A05">
        <w:fldChar w:fldCharType="begin"/>
      </w:r>
      <w:r w:rsidR="00E669C4">
        <w:instrText xml:space="preserve"> ADDIN ZOTERO_ITEM CSL_CITATION {"citationID":"v3LOBXF8","properties":{"unsorted":false,"formattedCitation":"\\super 7\\uc0\\u8211{}12\\nosupersub{}","plainCitation":"7–12","noteIndex":0},"citationItems":[{"id":2217,"uris":["http://zotero.org/users/11232516/items/87NAJKDQ"],"itemData":{"id":2217,"type":"article-journal","abstract":"OBJECTIVE: Although brain-computer interfaces (BCIs) can be used in several different ways to restore communication, communicative BCI has not approached the rate or efficiency of natural human speech. Electrocorticography (ECoG) has precise spatiotemporal resolution that enables recording of brain activity distributed over a wide area of cortex, such as during speech production. In this study, we sought to decode elements of speech production using ECoG.\nAPPROACH: We investigated words that contain the entire set of phonemes in the general American accent using ECoG with four subjects. Using a linear classifier, we evaluated the degree to which individual phonemes within each word could be correctly identified from cortical signal.\nMAIN RESULTS: We classified phonemes with up to 36% accuracy when classifying all phonemes and up to 63% accuracy for a single phoneme. Further, misclassified phonemes follow articulation organization described in phonology literature, aiding classification of whole words. Precise temporal alignment to phoneme onset was crucial for classification success.\nSIGNIFICANCE: We identified specific spatiotemporal features that aid classification, which could guide future applications. Word identification was equivalent to information transfer rates as high as 3.0 bits s(-1) (33.6 words min(-1)), supporting pursuit of speech articulation for BCI control.","container-title":"Journal of Neural Engineering","DOI":"10.1088/1741-2560/11/3/035015","ISSN":"1741-2552","issue":"3","journalAbbreviation":"J Neural Eng","language":"eng","page":"035015","PMID":"24836588","PMCID":"PMC4097188","source":"PubMed","title":"Direct classification of all American English phonemes using signals from functional speech motor cortex","volume":"11","author":[{"family":"Mugler","given":"Emily M."},{"family":"Patton","given":"James L."},{"family":"Flint","given":"Robert D."},{"family":"Wright","given":"Zachary A."},{"family":"Schuele","given":"Stephan U."},{"family":"Rosenow","given":"Joshua"},{"family":"Shih","given":"Jerry J."},{"family":"Krusienski","given":"Dean J."},{"family":"Slutzky","given":"Marc W."}],"issued":{"date-parts":[["2014",6]]}}},{"id":677,"uris":["http://zotero.org/users/11232516/items/BFRGBSK4"],"itemData":{"id":677,"type":"article-journal","abstract":"Objective. Direct synthesis of speech from neural signals could provide a fast and natural way of communication to people with neurological diseases. Invasively-measured brain activity (electrocorticography; ECoG) supplies the necessary temporal and spatial resolution to decode fast and complex processes such as speech production. A number of impressive advances in speech decoding using neural signals have been achieved in recent years, but the complex dynamics are still not fully understood. However, it is unlikely that simple linear models can capture the relation between neural activity and continuous spoken speech. Approach. Here we show that deep neural networks can be used to map ECoG from speech production areas onto an intermediate representation of speech (logMel spectrogram). The proposed method uses a densely connected convolutional neural network topology which is well-suited to work with the small amount of data available from each participant. Main results. In a study with six participants, we achieved correlations up to r = 0.69 between the reconstructed and original logMel spectrograms. We transfered our prediction back into an audible waveform by applying a Wavenet vocoder. The vocoder was conditioned on logMel features that harnessed a much larger, pre-existing data corpus to provide the most natural acoustic output. Significance. To the best of our knowledge, this is the first time that high-quality speech has been reconstructed from neural recordings during speech production using deep neural networks.","container-title":"Journal of Neural Engineering","DOI":"10.1088/1741-2552/ab0c59","ISSN":"1741-2552","issue":"3","journalAbbreviation":"J. Neural Eng.","language":"en","page":"036019","publisher":"IOP Publishing","source":"Institute of Physics","title":"Speech synthesis from ECoG using densely connected 3D convolutional neural networks","volume":"16","author":[{"family":"Angrick","given":"Miguel"},{"family":"Herff","given":"Christian"},{"family":"Mugler","given":"Emily"},{"family":"Tate","given":"Matthew C."},{"family":"Slutzky","given":"Marc W."},{"family":"Krusienski","given":"Dean J."},{"family":"Schultz","given":"Tanja"}],"issued":{"date-parts":[["2019",4]]}}},{"id":2471,"uris":["http://zotero.org/users/11232516/items/CZWTSP5A"],"itemData":{"id":2471,"type":"article-journal","abstract":"Technology that translates neural activity into speech would be transformative for people who are unable to communicate as a result of neurological impairments. Decoding speech from neural activity is challenging because speaking requires very precise and rapid multi-dimensional control of vocal tract articulators. Here we designed a neural decoder that explicitly leverages kinematic and sound representations encoded in human cortical activity to synthesize audible speech. Recurrent neural networks first decoded directly recorded cortical activity into representations of articulatory movement, and then transformed these representations into speech acoustics. In closed vocabulary tests, listeners could readily identify and transcribe speech synthesized from cortical activity. Intermediate articulatory dynamics enhanced performance even with limited data. Decoded articulatory representations were highly conserved across speakers, enabling a component of the decoder to be transferrable across participants. Furthermore, the decoder could synthesize speech when a participant silently mimed sentences. These findings advance the clinical viability of using speech neuroprosthetic technology to restore spoken communication.","container-title":"Nature","DOI":"10.1038/s41586-019-1119-1","ISSN":"1476-4687","issue":"7753","language":"en","license":"2019 The Author(s), under exclusive licence to Springer Nature Limited","page":"493-498","publisher":"Nature Publishing Group","source":"www.nature.com","title":"Speech synthesis from neural decoding of spoken sentences","volume":"568","author":[{"family":"Anumanchipalli","given":"Gopala K."},{"family":"Chartier","given":"Josh"},{"family":"Chang","given":"Edward F."}],"issued":{"date-parts":[["2019",4]]}}},{"id":2486,"uris":["http://zotero.org/users/11232516/items/XBXPKHIA"],"itemData":{"id":2486,"type":"article-journal","abstract":"Background Brain-machine interfaces (BMIs) involving electrodes implanted into the human cerebral cortex have recently been developed in an attempt to restore function to profoundly paralyzed individuals. Current BMIs for restoring communication can provide important capabilities via a typing process, but unfortunately they are only capable of slow communication rates. In the current study we use a novel approach to speech restoration in which we decode continuous auditory parameters for a real-time speech synthesizer from neuronal activity in motor cortex during attempted speech. Methodology/Principal Findings Neural signals recorded by a Neurotrophic Electrode implanted in a speech-related region of the left precentral gyrus of a human volunteer suffering from locked-in syndrome, characterized by near-total paralysis with spared cognition, were transmitted wirelessly across the scalp and used to drive a speech synthesizer. A Kalman filter-based decoder translated the neural signals generated during attempted speech into continuous parameters for controlling a synthesizer that provided immediate (within 50 ms) auditory feedback of the decoded sound. Accuracy of the volunteer's vowel productions with the synthesizer improved quickly with practice, with a 25% improvement in average hit rate (from 45% to 70%) and 46% decrease in average endpoint error from the first to the last block of a three-vowel task. Conclusions/Significance Our results support the feasibility of neural prostheses that may have the potential to provide near-conversational synthetic speech output for individuals with severely impaired speech motor control. They also provide an initial glimpse into the functional properties of neurons in speech motor cortical areas.","container-title":"PLOS ONE","DOI":"10.1371/journal.pone.0008218","ISSN":"1932-6203","issue":"12","journalAbbreviation":"PLOS ONE","language":"en","page":"e8218","publisher":"Public Library of Science","source":"PLoS Journals","title":"A wireless brain-machine interface for real-time speech synthesis","volume":"4","author":[{"family":"Guenther","given":"Frank H."},{"family":"Brumberg","given":"Jonathan S."},{"family":"Wright","given":"E. Joseph"},{"family":"Nieto-Castanon","given":"Alfonso"},{"family":"Tourville","given":"Jason A."},{"family":"Panko","given":"Mikhail"},{"family":"Law","given":"Robert"},{"family":"Siebert","given":"Steven A."},{"family":"Bartels","given":"Jess L."},{"family":"Andreasen","given":"Dinal S."},{"family":"Ehirim","given":"Princewill"},{"family":"Mao","given":"Hui"},{"family":"Kennedy","given":"Philip R."}],"issued":{"date-parts":[["2009",12,9]]}}},{"id":2483,"uris":["http://zotero.org/users/11232516/items/TCC3JYFF"],"itemData":{"id":2483,"type":"article-journal","abstract":"Electrocorticography (ECoG) has emerged as a new signal platform for brain-computer interface (BCI) systems. Classically, the cortical physiology that has been commonly investigated and utilized for device control in humans has been brain signals from the sensorimotor cortex. Hence, it was unknown whether other neurophysiological substrates, such as the speech network, could be used to further improve on or complement existing motor-based control paradigms. We demonstrate here for the first time that ECoG signals associated with different overt and imagined phoneme articulation can enable invasively monitored human patients to control a one-dimensional computer cursor rapidly and accurately. This phonetic content was distinguishable within higher gamma frequency oscillations and enabled users to achieve final target accuracies between 68% and 91% within 15 min. Additionally, one of the patients achieved robust control using recordings from a microarray consisting of 1 mm spaced microwires. These findings suggest that the cortical network associated with speech could provide an additional cognitive and physiologic substrate for BCI operation and that these signals can be acquired from a cortical array that is small and minimally invasive.","container-title":"Journal of Neural Engineering","DOI":"10.1088/1741-2560/8/3/036004","ISSN":"1741-2552","issue":"3","journalAbbreviation":"J Neural Eng","language":"eng","page":"036004","PMID":"21471638","PMCID":"PMC3701859","source":"PubMed","title":"Using the electrocorticographic speech network to control a brain-computer interface in humans","volume":"8","author":[{"family":"Leuthardt","given":"Eric C."},{"family":"Gaona","given":"Charles"},{"family":"Sharma","given":"Mohit"},{"family":"Szrama","given":"Nicholas"},{"family":"Roland","given":"Jarod"},{"family":"Freudenberg","given":"Zac"},{"family":"Solis","given":"Jamie"},{"family":"Breshears","given":"Jonathan"},{"family":"Schalk","given":"Gerwin"}],"issued":{"date-parts":[["2011",6]]}}},{"id":2441,"uris":["http://zotero.org/users/11232516/items/8UDI9JQ8"],"itemData":{"id":2441,"type":"article-journal","abstract":"Damage or degeneration of motor pathways necessary for speech and other movements, as in brainstem strokes or amyotrophic lateral sclerosis (ALS), can interfere with efficient communication without affecting brain structures responsible for language or cognition. In the worst-case scenario, this can result in the locked in syndrome (LIS), a condition in which individuals cannot initiate communication and can only express themselves by answering yes/no questions with eye blinks or other rudimentary movements. Existing augmentative and alternative communication (AAC) devices that rely on eye tracking can improve the quality of life for people with this condition, but brain-computer interfaces (BCIs) are also increasingly being investigated as AAC devices, particularly when eye tracking is too slow or unreliable. Moreover, with recent and ongoing advances in machine learning and neural recording technologies, BCIs may offer the only means to go beyond cursor control and text generation on a computer, to allow real-time synthesis of speech, which would arguably offer the most efficient and expressive channel for communication. The potential for BCI speech synthesis has only recently been realized because of seminal studies of the neuroanatomical and neurophysiological underpinnings of speech production using intracranial electrocorticographic (ECoG) recordings in patients undergoing epilepsy surgery. These studies have shown that cortical areas responsible for vocalization and articulation are distributed over a large area of ventral sensorimotor cortex, and that it is possible to decode speech and reconstruct its acoustics from ECoG if these areas are recorded with sufficiently dense and comprehensive electrode arrays. In this article, we review these advances, including the latest neural decoding strategies that range from deep learning models to the direct concatenation of speech units. We also discuss state-of-the-art vocoders that are integral in constructing natural-sounding audio waveforms for speech BCIs. Finally, this review outlines some of the challenges ahead in directly synthesizing speech for patients with LIS.","container-title":"Neurotherapeutics: The Journal of the American Society for Experimental NeuroTherapeutics","DOI":"10.1007/s13311-022-01190-2","ISSN":"1878-7479","issue":"1","journalAbbreviation":"Neurotherapeutics","language":"eng","page":"263-273","PMID":"35099768","PMCID":"PMC9130409","source":"PubMed","title":"Brain-computer interface: Applications to speech decoding and synthesis to augment communication","title-short":"Brain-computer interface","volume":"19","author":[{"family":"Luo","given":"Shiyu"},{"family":"Rabbani","given":"Qinwan"},{"family":"Crone","given":"Nathan E."}],"issued":{"date-parts":[["2022",1]]}}}],"schema":"https://github.com/citation-style-language/schema/raw/master/csl-citation.json"} </w:instrText>
      </w:r>
      <w:r w:rsidR="00FA4A05">
        <w:fldChar w:fldCharType="separate"/>
      </w:r>
      <w:r w:rsidR="00E669C4" w:rsidRPr="00E669C4">
        <w:rPr>
          <w:kern w:val="0"/>
          <w:vertAlign w:val="superscript"/>
        </w:rPr>
        <w:t>7–12</w:t>
      </w:r>
      <w:r w:rsidR="00FA4A05">
        <w:fldChar w:fldCharType="end"/>
      </w:r>
      <w:r w:rsidRPr="00735A0B">
        <w:t>. While these systems have demonstrated impressive decoding rates and accuracy in patients with</w:t>
      </w:r>
      <w:r w:rsidR="00E00459">
        <w:t xml:space="preserve"> dysarthria and anarthria </w:t>
      </w:r>
      <w:r w:rsidR="004325AB">
        <w:t xml:space="preserve">caused by </w:t>
      </w:r>
      <w:r w:rsidR="00E00459">
        <w:t>amyotrophic lateral sclerosis or brainstem stroke</w:t>
      </w:r>
      <w:r w:rsidR="00E669C4">
        <w:fldChar w:fldCharType="begin"/>
      </w:r>
      <w:r w:rsidR="00E669C4">
        <w:instrText xml:space="preserve"> ADDIN ZOTERO_ITEM CSL_CITATION {"citationID":"hUs7qimj","properties":{"unsorted":false,"formattedCitation":"\\super 13\\uc0\\u8211{}17\\nosupersub{}","plainCitation":"13–17","noteIndex":0},"citationItems":[{"id":2052,"uris":["http://zotero.org/users/11232516/items/VD56XQJW"],"itemData":{"id":2052,"type":"article-journal","container-title":"New England Journal of Medicine","DOI":"10.1056/NEJMoa2027540","ISSN":"0028-4793, 1533-4406","issue":"3","journalAbbreviation":"N Engl J Med","language":"en","license":"http://www.nejmgroup.org/legal/terms-of-use.htm","page":"217-227","source":"DOI.org (Crossref)","title":"Neuroprosthesis for decoding speech in a paralyzed person with anarthria","volume":"385","author":[{"family":"Moses","given":"David A."},{"family":"Metzger","given":"Sean L."},{"family":"Liu","given":"Jessie R."},{"family":"Anumanchipalli","given":"Gopala K."},{"family":"Makin","given":"Joseph G."},{"family":"Sun","given":"Pengfei F."},{"family":"Chartier","given":"Josh"},{"family":"Dougherty","given":"Maximilian E."},{"family":"Liu","given":"Patricia M."},{"family":"Abrams","given":"Gary M."},{"family":"Tu-Chan","given":"Adelyn"},{"family":"Ganguly","given":"Karunesh"},{"family":"Chang","given":"Edward F."}],"issued":{"date-parts":[["2021",7,15]]}}},{"id":572,"uris":["http://zotero.org/users/11232516/items/F88ZZABM"],"itemData":{"id":572,"type":"article-journal","abstract":"Speech neuroprostheses have the potential to restore communication to people living with paralysis, but naturalistic speed and expressivity are elusive1. Here we use high-density surface recordings of the speech cortex in a clinical-trial participant with severe limb and vocal paralysis to achieve high-performance real-time decoding across three complementary speech-related output modalities: text, speech audio and facial-avatar animation. We trained and evaluated deep-learning models using neural data collected as the participant attempted to silently speak sentences. For text, we demonstrate accurate and rapid large-vocabulary decoding with a median rate of 78 words per minute and median word error rate of 25%. For speech audio, we demonstrate intelligible and rapid speech synthesis and personalization to the participant’s pre-injury voice. For facial-avatar animation, we demonstrate the control of virtual orofacial movements for speech and non-speech communicative gestures. The decoders reached high performance with less than two weeks of training. Our findings introduce a multimodal speech-neuroprosthetic approach that has substantial promise to restore full, embodied communication to people living with severe paralysis.","container-title":"Nature","DOI":"10.1038/s41586-023-06443-4","ISSN":"1476-4687","issue":"7976","language":"en","license":"2023 The Author(s), under exclusive licence to Springer Nature Limited","note":"number: 7976","page":"1037-1046","publisher":"Nature Publishing Group","source":"www.nature.com","title":"A high-performance neuroprosthesis for speech decoding and avatar control","volume":"620","author":[{"family":"Metzger","given":"Sean L."},{"family":"Littlejohn","given":"Kaylo T."},{"family":"Silva","given":"Alexander B."},{"family":"Moses","given":"David A."},{"family":"Seaton","given":"Margaret P."},{"family":"Wang","given":"Ran"},{"family":"Dougherty","given":"Maximilian E."},{"family":"Liu","given":"Jessie R."},{"family":"Wu","given":"Peter"},{"family":"Berger","given":"Michael A."},{"family":"Zhuravleva","given":"Inga"},{"family":"Tu-Chan","given":"Adelyn"},{"family":"Ganguly","given":"Karunesh"},{"family":"Anumanchipalli","given":"Gopala K."},{"family":"Chang","given":"Edward F."}],"issued":{"date-parts":[["2023",8]]}}},{"id":570,"uris":["http://zotero.org/users/11232516/items/Y8ZR798R"],"itemData":{"id":570,"type":"article-journal","abstract":"Speech brain–computer interfaces (BCIs) have the potential to restore rapid communication to people with paralysis by decoding neural activity evoked by attempted speech into text1,2 or sound3,4. Early demonstrations, although promising, have not yet achieved accuracies sufficiently high for communication of unconstrained sentences from a large vocabulary1–7. Here we demonstrate a speech-to-text BCI that records spiking activity from intracortical microelectrode arrays. Enabled by these high-resolution recordings, our study participant—who can no longer speak intelligibly owing to amyotrophic lateral sclerosis—achieved a 9.1% word error rate on a 50-word vocabulary (2.7 times fewer errors than the previous state-of-the-art speech BCI2) and a 23.8% word error rate on a 125,000-word vocabulary (the first successful demonstration, to our knowledge, of large-vocabulary decoding). Our participant’s attempted speech was decoded  at 62 words per minute, which is 3.4 times as fast as the previous record8 and begins to approach the speed of natural conversation (160 words per minute9). Finally, we highlight two aspects of the neural code for speech that are encouraging for speech BCIs: spatially intermixed tuning to speech articulators that makes accurate decoding possible from only a small region of cortex, and a detailed articulatory representation of phonemes that persists years after paralysis. These results show a feasible path forward for restoring rapid communication to people with paralysis who can no longer speak.","container-title":"Nature","DOI":"10.1038/s41586-023-06377-x","ISSN":"1476-4687","issue":"7976","language":"en","license":"2023 The Author(s)","note":"number: 7976","page":"1031-1036","publisher":"Nature Publishing Group","source":"www.nature.com","title":"A high-performance speech neuroprosthesis","volume":"620","author":[{"family":"Willett","given":"Francis R."},{"family":"Kunz","given":"Erin M."},{"family":"Fan","given":"Chaofei"},{"family":"Avansino","given":"Donald T."},{"family":"Wilson","given":"Guy H."},{"family":"Choi","given":"Eun Young"},{"family":"Kamdar","given":"Foram"},{"family":"Glasser","given":"Matthew F."},{"family":"Hochberg","given":"Leigh R."},{"family":"Druckmann","given":"Shaul"},{"family":"Shenoy","given":"Krishna V."},{"family":"Henderson","given":"Jaimie M."}],"issued":{"date-parts":[["2023",8]]}}},{"id":876,"uris":["http://zotero.org/users/11232516/items/GALFXPJ3"],"itemData":{"id":876,"type":"article-journal","abstract":"In a man with impaired speech from amyotrophic lateral sclerosis, an intracortical speech neuroprosthesis achieved more than 97% accuracy in decoding his intended speech and making it audible in his natural voice.","container-title":"New England Journal of Medicine","DOI":"10.1056/NEJMoa2314132","ISSN":"0028-4793","issue":"7","note":"_eprint: https://www.nejm.org/doi/pdf/10.1056/NEJMoa2314132","page":"609-618","publisher":"Massachusetts Medical Society","source":"Taylor and Francis+NEJM","title":"An accurate and rapidly calibrating speech neuroprosthesis","volume":"391","author":[{"family":"Card","given":"Nicholas S."},{"family":"Wairagkar","given":"Maitreyee"},{"family":"Iacobacci","given":"Carrina"},{"family":"Hou","given":"Xianda"},{"family":"Singer-Clark","given":"Tyler"},{"family":"Willett","given":"Francis R."},{"family":"Kunz","given":"Erin M."},{"family":"Fan","given":"Chaofei"},{"family":"Nia","given":"Maryam Vahdati"},{"family":"Deo","given":"Darrel R."},{"family":"Srinivasan","given":"Aparna"},{"family":"Choi","given":"Eun Young"},{"family":"Glasser","given":"Matthew F."},{"family":"Hochberg","given":"Leigh R."},{"family":"Henderson","given":"Jaimie M."},{"family":"Shahlaie","given":"Kiarash"},{"family":"Stavisky","given":"Sergey D."},{"family":"Brandman","given":"David M."}],"issued":{"date-parts":[["2024",8,14]]}}},{"id":2861,"uris":["http://zotero.org/users/11232516/items/7MLDPVTU"],"itemData":{"id":2861,"type":"article-journal","abstract":"Brain–computer interfaces (BCIs) have the potential to restore communication for people who have lost the ability to speak owing to a neurological disease or injury. BCIs have been used to translate the neural correlates of attempted speech into text1–3. However, text communication fails to capture the nuances of human speech, such as prosody and immediately hearing one’s own voice. Here we demonstrate a brain-to-voice neuroprosthesis that instantaneously synthesizes voice with closed-loop audio feedback by decoding neural activity from 256 microelectrodes implanted into the ventral precentral gyrus of a man with amyotrophic lateral sclerosis and severe dysarthria. We overcame the challenge of lacking ground-truth speech for training the neural decoder and were able to accurately synthesize his voice. Along with phonemic content, we were also able to decode paralinguistic features from intracortical activity, enabling the participant to modulate his BCI-synthesized voice in real time to change intonation and sing short melodies. These results demonstrate the feasibility of enabling people with paralysis to speak intelligibly and expressively through a BCI.","container-title":"Nature","DOI":"10.1038/s41586-025-09127-3","ISSN":"1476-4687","language":"en","license":"2025 The Author(s), under exclusive licence to Springer Nature Limited","page":"1-8","publisher":"Nature Publishing Group","source":"www.nature.com","title":"An instantaneous voice-synthesis neuroprosthesis","author":[{"family":"Wairagkar","given":"Maitreyee"},{"family":"Card","given":"Nicholas S."},{"family":"Singer-Clark","given":"Tyler"},{"family":"Hou","given":"Xianda"},{"family":"Iacobacci","given":"Carrina"},{"family":"Miller","given":"Lee M."},{"family":"Hochberg","given":"Leigh R."},{"family":"Brandman","given":"David M."},{"family":"Stavisky","given":"Sergey D."}],"issued":{"date-parts":[["2025",6,12]]}}}],"schema":"https://github.com/citation-style-language/schema/raw/master/csl-citation.json"} </w:instrText>
      </w:r>
      <w:r w:rsidR="00E669C4">
        <w:fldChar w:fldCharType="separate"/>
      </w:r>
      <w:r w:rsidR="00E669C4" w:rsidRPr="00E669C4">
        <w:rPr>
          <w:kern w:val="0"/>
          <w:vertAlign w:val="superscript"/>
        </w:rPr>
        <w:t>13–17</w:t>
      </w:r>
      <w:r w:rsidR="00E669C4">
        <w:fldChar w:fldCharType="end"/>
      </w:r>
      <w:r w:rsidR="00C5682D">
        <w:t>,</w:t>
      </w:r>
      <w:r w:rsidRPr="00735A0B">
        <w:t xml:space="preserve"> they inherently exclude </w:t>
      </w:r>
      <w:r w:rsidR="006F6173">
        <w:t>individuals with frontal lobe damage</w:t>
      </w:r>
      <w:r w:rsidRPr="00735A0B">
        <w:t>. Such individuals, who may experience deficits like expressive aphasia</w:t>
      </w:r>
      <w:r w:rsidR="00E2485C">
        <w:fldChar w:fldCharType="begin"/>
      </w:r>
      <w:r w:rsidR="00E2485C">
        <w:instrText xml:space="preserve"> ADDIN ZOTERO_ITEM CSL_CITATION {"citationID":"aEsSTVGk","properties":{"unsorted":false,"formattedCitation":"\\super 18,19\\nosupersub{}","plainCitation":"18,19","noteIndex":0},"citationItems":[{"id":2583,"uris":["http://zotero.org/users/11232516/items/I47IUC6L"],"itemData":{"id":2583,"type":"chapter","container-title":"Encyclopedia of Clinical Neuropsychology","DOI":"10.1007/978-0-387-79948-3_858","ISBN":"978-0-387-79948-3","language":"en","page":"217-223","publisher":"Springer","publisher-place":"New York, NY","source":"Springer Link","title":"Aphasia","URL":"https://doi.org/10.1007/978-0-387-79948-3_858","author":[{"family":"Patterson","given":"Janet"}],"editor":[{"family":"Kreutzer","given":"Jeffrey S."},{"family":"DeLuca","given":"John"},{"family":"Caplan","given":"Bruce"}],"accessed":{"date-parts":[["2025",5,24]]},"issued":{"date-parts":[["2011"]]}}},{"id":2168,"uris":["http://zotero.org/users/11232516/items/XPNJD4QL"],"itemData":{"id":2168,"type":"article-journal","abstract":"This chapter gives a broad overview of the description and theorizing of a wide range of language disorders resulting from brain damage, commonly classified under the umbrella term \"aphasia.\" It covers works written in Antiquity up to the 20th century. Moreover, it looks at disturbances in various language modalities such as speech, language comprehension, reading, writing, and sign language. In addition, also forms of the more recently discovered primary progressive aphasia are discussed. Finally, important developments in the history of assessment and rehabilitation of language disorders are described. To properly characterize disorders of language, these developments are discussed from the perspectives of neurology, psychology, and linguistics.","container-title":"Handbook of Clinical Neurology","DOI":"10.1016/B978-0-12-823384-9.00017-7","ISSN":"0072-9752","journalAbbreviation":"Handb Clin Neurol","language":"eng","page":"3-24","PMID":"35078608","source":"PubMed","title":"History of aphasia: A broad overview","title-short":"History of aphasia","volume":"185","author":[{"family":"Eling","given":"Paul"},{"family":"Whitaker","given":"Harry"}],"issued":{"date-parts":[["2022"]]}}}],"schema":"https://github.com/citation-style-language/schema/raw/master/csl-citation.json"} </w:instrText>
      </w:r>
      <w:r w:rsidR="00E2485C">
        <w:fldChar w:fldCharType="separate"/>
      </w:r>
      <w:r w:rsidR="00E2485C" w:rsidRPr="00E2485C">
        <w:rPr>
          <w:kern w:val="0"/>
          <w:vertAlign w:val="superscript"/>
        </w:rPr>
        <w:t>18,19</w:t>
      </w:r>
      <w:r w:rsidR="00E2485C">
        <w:fldChar w:fldCharType="end"/>
      </w:r>
      <w:r w:rsidRPr="00735A0B">
        <w:t xml:space="preserve"> or apraxia of speech</w:t>
      </w:r>
      <w:r w:rsidR="00E2485C">
        <w:fldChar w:fldCharType="begin"/>
      </w:r>
      <w:r w:rsidR="00E2485C">
        <w:instrText xml:space="preserve"> ADDIN ZOTERO_ITEM CSL_CITATION {"citationID":"fUf44pzs","properties":{"unsorted":false,"formattedCitation":"\\super 20\\nosupersub{}","plainCitation":"20","noteIndex":0},"citationItems":[{"id":2579,"uris":["http://zotero.org/users/11232516/items/B2MSHAAJ"],"itemData":{"id":2579,"type":"chapter","abstract":"Disorders of speech and language are common in clinical practice. Aphasia, apraxia, and other disorders of language are discussed.","container-title":"Neurologic Localization and Diagnosis","DOI":"10.1016/B978-0-323-81280-1.00031-7","ISBN":"978-0-323-81280-1","page":"177-189","publisher":"Elsevier","publisher-place":"New Delhi","source":"ScienceDirect","title":"Speech and language disorders","URL":"https://www.sciencedirect.com/science/article/pii/B9780323812801000317","author":[{"family":"Kirshner","given":"Howard S."},{"family":"Samuels","given":"Martin A."}],"editor":[{"family":"Zimmerman","given":"Eli E."},{"family":"Samuels","given":"Martin A."},{"family":"Kirshner","given":"Howard S."},{"family":"Misulis","given":"Karl E."}],"accessed":{"date-parts":[["2025",5,24]]},"issued":{"date-parts":[["2023",1,1]]}}}],"schema":"https://github.com/citation-style-language/schema/raw/master/csl-citation.json"} </w:instrText>
      </w:r>
      <w:r w:rsidR="00E2485C">
        <w:fldChar w:fldCharType="separate"/>
      </w:r>
      <w:r w:rsidR="00E2485C" w:rsidRPr="00E2485C">
        <w:rPr>
          <w:kern w:val="0"/>
          <w:vertAlign w:val="superscript"/>
        </w:rPr>
        <w:t>20</w:t>
      </w:r>
      <w:r w:rsidR="00E2485C">
        <w:fldChar w:fldCharType="end"/>
      </w:r>
      <w:r w:rsidRPr="00735A0B">
        <w:t>, cannot generate the frontal lobe signals required to control such BCIs. Consequently, a substantial population of linguistically-impaired patients remains without any viable technology to regain communication function. This constitutes a major clinical gap which further necessitates the development of alternative speech decoding strategies.</w:t>
      </w:r>
    </w:p>
    <w:p w14:paraId="785D13CD" w14:textId="2A0151DE" w:rsidR="00B95850" w:rsidRPr="00735A0B" w:rsidRDefault="00B95850" w:rsidP="0099776F">
      <w:r w:rsidRPr="00735A0B">
        <w:lastRenderedPageBreak/>
        <w:t>Temporoparietal signals encoding semantics could offer an alternate decoding approach. A promising alternative is to circumvent the damaged frontal motor pathways altogether, and decode using semantic information from the temporal and parietal lobes instead. Speech production is generally understood to unfold across</w:t>
      </w:r>
      <w:r w:rsidR="00963A90">
        <w:t xml:space="preserve"> several distinct</w:t>
      </w:r>
      <w:r w:rsidRPr="00735A0B">
        <w:t xml:space="preserve"> processing stages, starting with conceptual preparation and ending in articulation</w:t>
      </w:r>
      <w:r w:rsidR="00604191">
        <w:fldChar w:fldCharType="begin"/>
      </w:r>
      <w:r w:rsidR="00604191">
        <w:instrText xml:space="preserve"> ADDIN ZOTERO_ITEM CSL_CITATION {"citationID":"9DNiER72","properties":{"unsorted":false,"formattedCitation":"\\super 21\\uc0\\u8211{}24\\nosupersub{}","plainCitation":"21–24","noteIndex":0},"citationItems":[{"id":2374,"uris":["http://zotero.org/users/11232516/items/6ZCZBNZZ"],"itemData":{"id":2374,"type":"article-journal","abstract":"This paper presents the results of a comprehensive meta-analysis of the relevant imaging literature on word production (82 experiments). In addition to the spatial overlap of activated regions, we also analyzed the available data on the time course of activations. The analysis specified regions and time windows of activation for the core processes of word production: lexical selection, phonological code retrieval, syllabification, and phonetic/articulatory preparation. A comparison of the word production results with studies on auditory word/non-word perception and reading showed that the time course of activations in word production is, on the whole, compatible with the temporal constraints that perception processes impose on the production processes they affect in picture/word interference paradigms.","collection-title":"Towards a New Functional Anatomy of Language","container-title":"Cognition","DOI":"10.1016/j.cognition.2002.06.001","ISSN":"0010-0277","issue":"1","journalAbbreviation":"Cognition","page":"101-144","source":"ScienceDirect","title":"The spatial and temporal signatures of word production components","volume":"92","author":[{"family":"Indefrey","given":"P"},{"family":"Levelt","given":"W. J. M"}],"issued":{"date-parts":[["2004",5,1]]}}},{"id":2455,"uris":["http://zotero.org/users/11232516/items/VZASPDGN"],"itemData":{"id":2455,"type":"article-journal","abstract":"In the first decade of neurocognitive word production research the predominant approach was brain mapping, i.e., investigating the regional cerebral brain activation patterns correlated with word production tasks, such as picture naming and word generation. Indefrey and Levelt (2004) conducted a comprehensive meta-analysis of word production studies that used this approach and combined the resulting spatial information on neural correlates of component processes of word production with information on the time course of word production provided by behavioral and electromagnetic studies. In recent years, neurocognitive word production research has seen a major change toward a hypothesis-testing approach. This approach is characterized by the design of experimental variables modulating single component processes of word production and testing for predicted effects on spatial or temporal neurocognitive signatures of these components. This change was accompanied by the development of a broader spectrum of measurement and analysis techniques. The article reviews the findings of recent studies using the new approach. The time course assumptions of Indefrey and Levelt (2004) have largely been confirmed requiring only minor adaptations. Adaptations of the brain structure/function relationships proposed by Indefrey and Levelt (2004) include the precise role of subregions of the left inferior frontal gyrus as well as a probable, yet to date unclear role of the inferior parietal cortex in word production.","container-title":"Frontiers in Psychology","DOI":"10.3389/fpsyg.2011.00255","ISSN":"1664-1078","journalAbbreviation":"Front Psychol","language":"eng","page":"255","PMID":"22016740","PMCID":"PMC3191502","source":"PubMed","title":"The spatial and temporal signatures of word production components: a critical update","title-short":"The spatial and temporal signatures of word production components","volume":"2","author":[{"family":"Indefrey","given":"Peter"}],"issued":{"date-parts":[["2011"]]}}},{"id":1059,"uris":["http://zotero.org/users/11232516/items/VHVVLAYX"],"itemData":{"id":1059,"type":"article-journal","abstract":"Words, grammar, and phonology are linguistically distinct, yet their neural substrates are difficult to distinguish in macroscopic brain regions. We investigated whether they can be separated in time and space at the circuit level using intracranial electrophysiology (ICE), namely by recording local field potentials from populations of neurons using electrodes implanted in language-related brain regions while people read words verbatim or grammatically inflected them (present/past or singular/plural). Neighboring probes within Broca’s area revealed distinct neuronal activity for lexical (~200 milliseconds), grammatical (~320 milliseconds), and phonological (~450 milliseconds) processing, identically for nouns and verbs, in a region activated in the same patients and task in functional magnetic resonance imaging. This suggests that a linguistic processing sequence predicted on computational grounds is implemented in the brain in fine-grained spatiotemporally patterned activity.","container-title":"Science","DOI":"10.1126/science.1174481","issue":"5951","page":"445-449","publisher":"American Association for the Advancement of Science","source":"science.org (Atypon)","title":"Sequential processing of lexical, grammatical, and phonological information within broca’s area","volume":"326","author":[{"family":"Sahin","given":"Ned T."},{"family":"Pinker","given":"Steven"},{"family":"Cash","given":"Sydney S."},{"family":"Schomer","given":"Donald"},{"family":"Halgren","given":"Eric"}],"issued":{"date-parts":[["2009",10,16]]}}},{"id":1983,"uris":["http://zotero.org/users/11232516/items/G4R6ADWQ"],"itemData":{"id":1983,"type":"article-journal","abstract":"The study of speech production has largely been divided into investigations of lower-level articulatory motor control and of higher-level linguistic processing, with these research traditions rarely interacting. In this Opinion article, Hickok argues that these approaches have much to offer each other, and he presents a model of speech production that incorporates ideas from both research traditions and findings from neuroscientific studies of sensorimotor integration.","container-title":"Nature Reviews Neuroscience","DOI":"10.1038/nrn3158","ISSN":"1471-0048","issue":"2","journalAbbreviation":"Nat Rev Neurosci","language":"en","license":"2012 Springer Nature Limited","page":"135-145","publisher":"Nature Publishing Group","source":"www.nature.com","title":"Computational neuroanatomy of speech production","volume":"13","author":[{"family":"Hickok","given":"Gregory"}],"issued":{"date-parts":[["2012",2]]}}}],"schema":"https://github.com/citation-style-language/schema/raw/master/csl-citation.json"} </w:instrText>
      </w:r>
      <w:r w:rsidR="00604191">
        <w:fldChar w:fldCharType="separate"/>
      </w:r>
      <w:r w:rsidR="00604191" w:rsidRPr="00604191">
        <w:rPr>
          <w:kern w:val="0"/>
          <w:vertAlign w:val="superscript"/>
        </w:rPr>
        <w:t>21–24</w:t>
      </w:r>
      <w:r w:rsidR="00604191">
        <w:fldChar w:fldCharType="end"/>
      </w:r>
      <w:commentRangeStart w:id="0"/>
      <w:r w:rsidRPr="00735A0B">
        <w:t xml:space="preserve">. </w:t>
      </w:r>
      <w:commentRangeEnd w:id="0"/>
      <w:r w:rsidR="00CC586F" w:rsidRPr="00735A0B">
        <w:rPr>
          <w:rStyle w:val="CommentReference"/>
          <w:i/>
          <w:iCs/>
          <w:sz w:val="22"/>
          <w:szCs w:val="22"/>
        </w:rPr>
        <w:commentReference w:id="0"/>
      </w:r>
      <w:r w:rsidRPr="00735A0B">
        <w:rPr>
          <w:i/>
          <w:iCs/>
        </w:rPr>
        <w:t>Lexical-semantic processing—the mapping of conceptual intent onto specific word forms</w:t>
      </w:r>
      <w:r w:rsidR="00253428">
        <w:rPr>
          <w:i/>
          <w:iCs/>
        </w:rPr>
        <w:fldChar w:fldCharType="begin"/>
      </w:r>
      <w:r w:rsidR="00253428">
        <w:rPr>
          <w:i/>
          <w:iCs/>
        </w:rPr>
        <w:instrText xml:space="preserve"> ADDIN ZOTERO_ITEM CSL_CITATION {"citationID":"0GIziQHg","properties":{"unsorted":false,"formattedCitation":"\\super 25\\nosupersub{}","plainCitation":"25","noteIndex":0},"citationItems":[{"id":2527,"uris":["http://zotero.org/users/11232516/items/XUG2YDY2"],"itemData":{"id":2527,"type":"article-journal","abstract":"In speaking, semantic encoding is the conversion of a nonverbal mental representation (the reference) into a semantic structure suitable for expression (the sense). In this fMRI study on sentence production we investigate how the speaking brain accomplishes this transition from nonverbal to verbal representations. In an overt picture description task, we manipulated repetition of sense (the semantic structure of the sentence) and reference (the described situation) separately. By investigating brain areas showing response adaptation to repetition of each of these sentence properties, we disentangle the neuronal infrastructure for these two components of semantic encoding. We also performed a control experiment with the same stimuli and design but without any linguistic task to identify areas involved in perception of the stimuli per se. The bilateral inferior parietal lobes were selectively sensitive to repetition of reference, while left inferior frontal gyrus showed selective suppression to repetition of sense. Strikingly, a widespread network of areas associated with language processing (left middle frontal gyrus, bilateral superior parietal lobes and bilateral posterior temporal gyri) all showed repetition suppression to both sense and reference processing. These areas are probably involved in mapping reference onto sense, the crucial step in semantic encoding. These results enable us to track the transition from nonverbal to verbal representations in our brains.","container-title":"Frontiers in Psychology","DOI":"10.3389/fpsyg.2011.00384","ISSN":"1664-1078","journalAbbreviation":"Front. Psychol.","language":"English","publisher":"Frontiers","source":"Frontiers","title":"From reference to sense: how the brain encodes meaning for speaking","title-short":"From reference to sense","URL":"https://www.frontiersin.org/journals/psychology/articles/10.3389/fpsyg.2011.00384/full","volume":"2","author":[{"family":"Menenti","given":"Laura"},{"family":"Petersson","given":"Karl Magnus"},{"family":"Hagoort","given":"Peter"}],"accessed":{"date-parts":[["2025",5,24]]},"issued":{"date-parts":[["2012",1,18]]}}}],"schema":"https://github.com/citation-style-language/schema/raw/master/csl-citation.json"} </w:instrText>
      </w:r>
      <w:r w:rsidR="00253428">
        <w:rPr>
          <w:i/>
          <w:iCs/>
        </w:rPr>
        <w:fldChar w:fldCharType="separate"/>
      </w:r>
      <w:r w:rsidR="00253428" w:rsidRPr="00253428">
        <w:rPr>
          <w:kern w:val="0"/>
          <w:vertAlign w:val="superscript"/>
        </w:rPr>
        <w:t>25</w:t>
      </w:r>
      <w:r w:rsidR="00253428">
        <w:rPr>
          <w:i/>
          <w:iCs/>
        </w:rPr>
        <w:fldChar w:fldCharType="end"/>
      </w:r>
      <w:r w:rsidRPr="00735A0B">
        <w:rPr>
          <w:i/>
          <w:iCs/>
        </w:rPr>
        <w:t>—is a particularly tractable and ecologically relevant decoding target. Words are the primary currency of human communication, and decoding them directly from neural activity offers rapid and interpretable speech outputs</w:t>
      </w:r>
      <w:r w:rsidR="00253428">
        <w:rPr>
          <w:i/>
          <w:iCs/>
        </w:rPr>
        <w:fldChar w:fldCharType="begin"/>
      </w:r>
      <w:r w:rsidR="006A3D60">
        <w:rPr>
          <w:i/>
          <w:iCs/>
        </w:rPr>
        <w:instrText xml:space="preserve"> ADDIN ZOTERO_ITEM CSL_CITATION {"citationID":"yLduJfRq","properties":{"unsorted":false,"formattedCitation":"\\super 26\\uc0\\u8211{}28\\nosupersub{}","plainCitation":"26–28","noteIndex":0},"citationItems":[{"id":1040,"uris":["http://zotero.org/users/11232516/items/AAKIJBKB"],"itemData":{"id":1040,"type":"article-journal","abstract":"From sequences of speech sounds1,2 or letters3, humans can extract rich and nuanced meaning through language. This capacity is essential for human communication. Yet, despite a growing understanding of the brain areas that support linguistic and semantic processing4–12, the derivation of linguistic meaning in neural tissue at the cellular level and over the timescale of action potentials remains largely unknown. Here we recorded from single cells in the left language-dominant prefrontal cortex as participants listened to semantically diverse sentences and naturalistic stories. By tracking their activities during natural speech processing, we discover a fine-scale cortical representation of semantic information by individual neurons. These neurons responded selectively to specific word meanings and reliably distinguished words from nonwords. Moreover, rather than responding to the words as fixed memory representations, their activities were highly dynamic, reflecting the words’ meanings based on their specific sentence contexts and independent of their phonetic form. Collectively, we show how these cell ensembles accurately predicted the broad semantic categories of the words as they were heard in real time during speech and how they tracked the sentences in which they appeared. We also show how they encoded the hierarchical structure of these meaning representations and how these representations mapped onto the cell population. Together, these findings reveal a finely detailed cortical organization of semantic representations at the neuron scale in humans and begin to illuminate the cellular-level processing of meaning during language comprehension.","container-title":"Nature","DOI":"10.1038/s41586-024-07643-2","ISSN":"1476-4687","issue":"8021","language":"en","license":"2024 The Author(s)","page":"610-616","publisher":"Nature Publishing Group","source":"www.nature.com","title":"Semantic encoding during language comprehension at single-cell resolution","volume":"631","author":[{"family":"Jamali","given":"Mohsen"},{"family":"Grannan","given":"Benjamin"},{"family":"Cai","given":"Jing"},{"family":"Khanna","given":"Arjun R."},{"family":"Muñoz","given":"William"},{"family":"Caprara","given":"Irene"},{"family":"Paulk","given":"Angelique C."},{"family":"Cash","given":"Sydney S."},{"family":"Fedorenko","given":"Evelina"},{"family":"Williams","given":"Ziv M."}],"issued":{"date-parts":[["2024",7]]}}},{"id":2542,"uris":["http://zotero.org/users/11232516/items/A9BX4W4Y"],"itemData":{"id":2542,"type":"article-journal","abstract":"A striking characteristic of human memory is that pictures are remembered better than words. We examined the neural correlates of memory for pictures and words in the context of episodic memory encoding to determine material-specific differences in brain activity patterns. To do this, we used positron emission tomography to map the brain regions active during encoding of words and pictures of objects. Encoding was carried out by using three different strategies to explore possible interactions between material specificity and types of processing. Encoding of pictures resulted in greater activity of bilateral visual and medial temporal cortices, compared with encoding words, whereas encoding of words was associated with increased activity in prefrontal and temporoparietal regions related to language function. Each encoding strategy was characterized by a distinctive activity pattern, but these patterns were largely the same for pictures and words. Thus, superior overall memory for pictures may be mediated by more effective and automatic engagement of areas important for visual memory, including medial temporal cortex, whereas the mechanisms underlying specific encoding strategies appear to operate similarly on pictures and words.","container-title":"Proceedings of the National Academy of Sciences","DOI":"10.1073/pnas.95.5.2703","issue":"5","page":"2703-2708","publisher":"Proceedings of the National Academy of Sciences","source":"pnas.org (Atypon)","title":"Neural correlates of the episodic encoding of pictures and words","volume":"95","author":[{"family":"Grady","given":"Cheryl L."},{"family":"McIntosh","given":"Anthony R."},{"family":"Rajah","given":"M. Natasha"},{"family":"Craik","given":"Fergus I. M."}],"issued":{"date-parts":[["1998",3,3]]}}},{"id":2539,"uris":["http://zotero.org/users/11232516/items/KX3XHMM3"],"itemData":{"id":2539,"type":"article-journal","abstract":"Deeper semantic processing of words leads to enhanced memory encoding (depth of processing effect). The left inferior prefrontal cortex (LIPC) and the left hippocampus are known to be involved in this effect. We tested the hypothesis that different semantic encoding processes contribute qualitatively differently to memory encoding. In a memory experiment using functional magnetic resonance imaging, we compared three different encoding tasks: a nonsemantic alphabetical, an animacy decision, and a size comparison tasks. Recognition memory was tested subsequently. We hypothesized that the size comparison task would activate brain areas involved in the processing of object features and that this would be associated with successful memory encoding. Results showed that the size comparison task led to significantly better memory encoding than the two other tasks. As with the animacy decision task, it led to stronger activation of the LIPC and left hippocampus than the nonsemantic task. Both regions also had stronger activations for later remembered than for nonremembered words. The size comparison task additionally led to stronger activation in the left anterior fusiform gyrus, which was also associated with successful memory encoding. We conclude that different types of semantic processing affect memo</w:instrText>
      </w:r>
      <w:r w:rsidR="006A3D60">
        <w:rPr>
          <w:rFonts w:hint="eastAsia"/>
          <w:i/>
          <w:iCs/>
        </w:rPr>
        <w:instrText>ry encoding based on distinguishable brain processes. Hum Brain Mapp, 2010. © 2010 Wiley</w:instrText>
      </w:r>
      <w:r w:rsidR="006A3D60">
        <w:rPr>
          <w:rFonts w:hint="eastAsia"/>
          <w:i/>
          <w:iCs/>
        </w:rPr>
        <w:instrText>‐</w:instrText>
      </w:r>
      <w:r w:rsidR="006A3D60">
        <w:rPr>
          <w:rFonts w:hint="eastAsia"/>
          <w:i/>
          <w:iCs/>
        </w:rPr>
        <w:instrText>Liss, Inc.","container-title":"Human Brain Mapping","DOI":"10.1002/hbm.20969","ISSN":"1065-9471","issue":"11","journalAbbreviation":"Hum Brain Mapp","page":"1653-1664</w:instrText>
      </w:r>
      <w:r w:rsidR="006A3D60">
        <w:rPr>
          <w:i/>
          <w:iCs/>
        </w:rPr>
        <w:instrText xml:space="preserve">","PMID":"20162599","PMCID":"PMC6871011","source":"PubMed Central","title":"Differential effects of semantic processing on memory encoding","volume":"31","author":[{"family":"Fliessbach","given":"Klaus"},{"family":"Buerger","given":"Corinna"},{"family":"Trautner","given":"Peter"},{"family":"Elger","given":"Christian E."},{"family":"Weber","given":"Bernd"}],"issued":{"date-parts":[["2010",2,16]]}}}],"schema":"https://github.com/citation-style-language/schema/raw/master/csl-citation.json"} </w:instrText>
      </w:r>
      <w:r w:rsidR="00253428">
        <w:rPr>
          <w:i/>
          <w:iCs/>
        </w:rPr>
        <w:fldChar w:fldCharType="separate"/>
      </w:r>
      <w:r w:rsidR="006A3D60" w:rsidRPr="006A3D60">
        <w:rPr>
          <w:kern w:val="0"/>
          <w:vertAlign w:val="superscript"/>
        </w:rPr>
        <w:t>26–28</w:t>
      </w:r>
      <w:r w:rsidR="00253428">
        <w:rPr>
          <w:i/>
          <w:iCs/>
        </w:rPr>
        <w:fldChar w:fldCharType="end"/>
      </w:r>
      <w:r w:rsidRPr="00735A0B">
        <w:rPr>
          <w:i/>
          <w:iCs/>
        </w:rPr>
        <w:t xml:space="preserve"> without requiring reconstruction of full sentences or lower-level articulatory signals. </w:t>
      </w:r>
      <w:r w:rsidRPr="00735A0B">
        <w:t>Directly decoding these lexical-semantic representations from neural signals could thus serve as a more natural, efficient, and effective method of speech restoration.</w:t>
      </w:r>
    </w:p>
    <w:p w14:paraId="25CD91D1" w14:textId="30D0B002" w:rsidR="00B95850" w:rsidRPr="00735A0B" w:rsidRDefault="00B95850" w:rsidP="0099776F">
      <w:r w:rsidRPr="00735A0B">
        <w:t>Current literature indicates that the neural substrate of semantic processing is not confined to the frontal cortex, but distributed widely across an interconnected frontal-temporal-parietal network</w:t>
      </w:r>
      <w:r w:rsidR="00613202">
        <w:fldChar w:fldCharType="begin"/>
      </w:r>
      <w:r w:rsidR="00613202">
        <w:instrText xml:space="preserve"> ADDIN ZOTERO_ITEM CSL_CITATION {"citationID":"BzP54XMZ","properties":{"unsorted":false,"formattedCitation":"\\super 29\\uc0\\u8211{}32\\nosupersub{}","plainCitation":"29–32","noteIndex":0},"citationItems":[{"id":2449,"uris":["http://zotero.org/users/11232516/items/5UHGPZ42"],"itemData":{"id":2449,"type":"article-journal","abstract":"Semantic memory refers to knowledge about people, objects, actions, relations, self, and culture acquired through experience. The neural systems that store and retrieve this information have been studied for many years, but a consensus regarding their identity has not been reached. Using strict inclusion criteria, we analyzed 120 functional neuroimaging studies focusing on semantic processing. Reliable areas of activation in these studies were identified using the activation likelihood estimate (ALE) technique. These activations formed a distinct, left-lateralized network comprised of 7 regions: posterior inferior parietal lobe, middle temporal gyrus, fusiform and parahippocampal gyri, dorsomedial prefrontal cortex, inferior frontal gyrus, ventromedial prefrontal cortex, and posterior cingulate gyrus. Secondary analyses showed specific subregions of this network associated with knowledge of actions, manipulable artifacts, abstract concepts, and concrete concepts. The cortical regions involved in semantic processing can be grouped into 3 broad categories: posterior multimodal and heteromodal association cortex, heteromodal prefrontal cortex, and medial limbic regions. The expansion of these regions in the human relative to the nonhuman primate brain may explain uniquely human capacities to use language productively, plan, solve problems, and create cultural and technological artifacts, all of which depend on the fluid and efficient retrieval and manipulation of semantic knowledge.","container-title":"Cerebral Cortex (New York, NY)","DOI":"10.1093/cercor/bhp055","ISSN":"1047-3211","issue":"12","journalAbbreviation":"Cereb Cortex","page":"2767-2796","PMID":"19329570","PMCID":"PMC2774390","source":"PubMed Central","title":"Where is the semantic system? A critical review and meta-analysis of 120 functional neuroimaging studies","title-short":"Where is the semantic system?","volume":"19","author":[{"family":"Binder","given":"Jeffrey R."},{"family":"Desai","given":"Rutvik H."},{"family":"Graves","given":"William W."},{"family":"Conant","given":"Lisa L."}],"issued":{"date-parts":[["2009",12]]}}},{"id":1441,"uris":["http://zotero.org/users/11232516/items/95FNPLQK"],"itemData":{"id":1441,"type":"article-journal","abstract":"The meaning of language is represented in regions of the cerebral cortex collectively known as the ‘semantic system’. However, little of the semantic system has been mapped comprehensively, and the semantic selectivity of most regions is unknown. Here we systematically map semantic selectivity across the cortex using voxel-wise modelling of functional MRI (fMRI) data collected while subjects listened to hours of narrative stories. We show that the semantic system is organized into intricate patterns that seem to be consistent across individuals. We then use a novel generative model to create a detailed semantic atlas. Our results suggest that most areas within the semantic system represent information about specific semantic domains, or groups of related concepts, and our atlas shows which domains are represented in each area. This study demonstrates that data-driven methods—commonplace in studies of human neuroanatomy and functional connectivity—provide a powerful and efficient means for mapping functional representations in the brain.","container-title":"Nature","DOI":"10.1038/nature17637","ISSN":"1476-4687","issue":"7600","language":"en","license":"2016 Springer Nature Limited","page":"453-458","publisher":"Nature Publishing Group","source":"www.nature.com","title":"Natural speech reveals the semantic maps that tile human cerebral cortex","volume":"532","author":[{"family":"Huth","given":"Alexander G."},{"family":"Heer","given":"Wendy A.","non-dropping-particle":"de"},{"family":"Griffiths","given":"Thomas L."},{"family":"Theunissen","given":"Frédéric E."},{"family":"Gallant","given":"Jack L."}],"issued":{"date-parts":[["2016",4]]}}},{"id":2476,"uris":["http://zotero.org/users/11232516/items/KKK2HFMS"],"itemData":{"id":2476,"type":"article-journal","abstract":"Work in theoretical linguistics and psycholinguistics suggests that human linguistic knowledge forms a continuum between individual lexical items and abstract syntactic representations, with most linguistic representations falling between the two extremes and taking the form of lexical items stored together with the syntactic/semantic contexts in which they frequently occur. Neuroimaging evidence further suggests that no brain region is selectively sensitive to only lexical information or only syntactic information. Instead, all the key brain regions that support high-level linguistic processing have been implicated in both lexical and syntactic processing, suggesting that our linguistic knowledge is plausibly represented in a distributed fashion in these brain regions. Given this distributed nature of linguistic representations, multi-voxel pattern analyses (MVPAs) can help uncover important functional properties of the language system. In the current study we use MVPAs to ask two questions: (1) Do language brain regions differ in how robustly they represent lexical vs. syntactic information? and (2) Do any of the language bran regions distinguish between “pure” lexical information (lists of words) and “pure” abstract syntactic information (jabberwocky sentences) in the pattern of activity? We show that lexical information is represented more robustly than syntactic information across many language regions (with no language region showing the opposite pattern), as evidenced by a better discrimination between conditions that differ along the lexical dimension (sentences vs. jabberwocky, and word lists vs. nonword lists) than between conditions that differ along the syntactic dimension (sentences vs. word lists, and jabberwocky vs. nonword lists). This result suggests that lexical information may play a more critical role than syntax in the representation of linguistic meaning. We also show that several language regions reliably discriminate between “pure” lexical information and “pure” abstract syntactic information in their patterns of neural activity.","collection-title":"Multivoxel pattern analysis and cognitive theories","container-title":"Neuropsychologia","DOI":"10.1016/j.neuropsychologia.2011.09.014","ISSN":"0028-3932","issue":"4","journalAbbreviation":"Neuropsychologia","page":"499-513","source":"ScienceDirect","title":"Lexical and syntactic representations in the brain: An fMRI investigation with multi-voxel pattern analyses","title-short":"Lexical and syntactic representations in the brain","volume":"50","author":[{"family":"Fedorenko","given":"Evelina"},{"family":"Nieto-Castañon","given":"Alfonso"},{"family":"Kanwisher","given":"Nancy"}],"issued":{"date-parts":[["2012",3,1]]}}},{"id":2474,"uris":["http://zotero.org/users/11232516/items/DB9REQFA"],"itemData":{"id":2474,"type":"article-journal","abstract":"The neural processes that underlie your ability to read and understand this sentence are unknown. Sentence comprehension occurs very rapidly, and can only be understood at a mechanistic level by discovering the precise sequence of underlying computational and neural events. However, we have no continuous and online neural measure of sentence processing with high spatial and temporal resolution. Here we report just such a measure: intracranial recordings from the surface of the human brain show that neural activity, indexed by γ-power, increases monotonically over the course of a sentence as people read it. This steady increase in activity is absent when people read and remember nonword-lists, despite the higher cognitive demand entailed, ruling out accounts in terms of generic attention, working memory, and cognitive load. Response increases are lower for sentence structure without meaning (“Jabberwocky” sentences) and word meaning without sentence structure (word-lists), showing that this effect is not explained by responses to syntax or word meaning alone. Instead, the full effect is found only for sentences, implicating compositional processes of sentence understanding, a striking and unique feature of human language not shared with animal communication systems. This work opens up new avenues for investigating the sequence of neural events that underlie the construction of linguistic meaning.","container-title":"Proceedings of the National Academy of Sciences","DOI":"10.1073/pnas.1612132113","issue":"41","page":"E6256-E6262","publisher":"Proceedings of the National Academy of Sciences","source":"pnas.org (Atypon)","title":"Neural correlate of the construction of sentence meaning","volume":"113","author":[{"family":"Fedorenko","given":"Evelina"},{"family":"Scott","given":"Terri L."},{"family":"Brunner","given":"Peter"},{"family":"Coon","given":"William G."},{"family":"Pritchett","given":"Brianna"},{"family":"Schalk","given":"Gerwin"},{"family":"Kanwisher","given":"Nancy"}],"issued":{"date-parts":[["2016",10,11]]}}}],"schema":"https://github.com/citation-style-language/schema/raw/master/csl-citation.json"} </w:instrText>
      </w:r>
      <w:r w:rsidR="00613202">
        <w:fldChar w:fldCharType="separate"/>
      </w:r>
      <w:r w:rsidR="00613202" w:rsidRPr="00613202">
        <w:rPr>
          <w:kern w:val="0"/>
          <w:vertAlign w:val="superscript"/>
        </w:rPr>
        <w:t>29–32</w:t>
      </w:r>
      <w:r w:rsidR="00613202">
        <w:fldChar w:fldCharType="end"/>
      </w:r>
      <w:r w:rsidRPr="00735A0B">
        <w:t xml:space="preserve">. Within this network, several </w:t>
      </w:r>
      <w:r w:rsidR="0035661E">
        <w:t xml:space="preserve">key subregions within </w:t>
      </w:r>
      <w:r w:rsidR="000E1E74">
        <w:t xml:space="preserve">the </w:t>
      </w:r>
      <w:r w:rsidR="0035661E">
        <w:t xml:space="preserve">temporal and parietal lobes </w:t>
      </w:r>
      <w:r w:rsidR="00ED09FE">
        <w:t xml:space="preserve">have been implicated during </w:t>
      </w:r>
      <w:r w:rsidR="007D600A">
        <w:t>semantic processing</w:t>
      </w:r>
      <w:r w:rsidRPr="00735A0B">
        <w:t>, such as the middle temporal gyrus</w:t>
      </w:r>
      <w:r w:rsidR="00D60750">
        <w:fldChar w:fldCharType="begin"/>
      </w:r>
      <w:r w:rsidR="00D60750">
        <w:instrText xml:space="preserve"> ADDIN ZOTERO_ITEM CSL_CITATION {"citationID":"RzvAV8fR","properties":{"unsorted":false,"formattedCitation":"\\super 29,33\\nosupersub{}","plainCitation":"29,33","noteIndex":0},"citationItems":[{"id":2449,"uris":["http://zotero.org/users/11232516/items/5UHGPZ42"],"itemData":{"id":2449,"type":"article-journal","abstract":"Semantic memory refers to knowledge about people, objects, actions, relations, self, and culture acquired through experience. The neural systems that store and retrieve this information have been studied for many years, but a consensus regarding their identity has not been reached. Using strict inclusion criteria, we analyzed 120 functional neuroimaging studies focusing on semantic processing. Reliable areas of activation in these studies were identified using the activation likelihood estimate (ALE) technique. These activations formed a distinct, left-lateralized network comprised of 7 regions: posterior inferior parietal lobe, middle temporal gyrus, fusiform and parahippocampal gyri, dorsomedial prefrontal cortex, inferior frontal gyrus, ventromedial prefrontal cortex, and posterior cingulate gyrus. Secondary analyses showed specific subregions of this network associated with knowledge of actions, manipulable artifacts, abstract concepts, and concrete concepts. The cortical regions involved in semantic processing can be grouped into 3 broad categories: posterior multimodal and heteromodal association cortex, heteromodal prefrontal cortex, and medial limbic regions. The expansion of these regions in the human relative to the nonhuman primate brain may explain uniquely human capacities to use language productively, plan, solve problems, and create cultural and technological artifacts, all of which depend on the fluid and efficient retrieval and manipulation of semantic knowledge.","container-title":"Cerebral Cortex (New York, NY)","DOI":"10.1093/cercor/bhp055","ISSN":"1047-3211","issue":"12","journalAbbreviation":"Cereb Cortex","page":"2767-2796","PMID":"19329570","PMCID":"PMC2774390","source":"PubMed Central","title":"Where is the semantic system? A critical review and meta-analysis of 120 functional neuroimaging studies","title-short":"Where is the semantic system?","volume":"19","author":[{"family":"Binder","given":"Jeffrey R."},{"family":"Desai","given":"Rutvik H."},{"family":"Graves","given":"William W."},{"family":"Conant","given":"Lisa L."}],"issued":{"date-parts":[["2009",12]]}}},{"id":2496,"uris":["http://zotero.org/users/11232516/items/39JSWC7U"],"itemData":{"id":2496,"type":"article-journal","abstract":"Significance\n            Word retrieval is essential to language production, relying on the activation of conceptual and word representations in memory followed by the selection of the correct word. The detailed spatiotemporal cortical dynamics of this core language process are not well-known. By using direct cortical recordings, we show that the activation of concepts or word representations and their selection co-occur in time and engage widespread brain networks and overlapping brain regions. In contrast with modular brain models of language production, our data do not support a clear division of labor between brain regions during these early stages of language production. Rather, we suggest that overlapping brain mechanisms optimize word retrieval.\n          , \n            Word retrieval is core to language production and relies on complementary processes: the rapid activation of lexical and conceptual representations and word selection, which chooses the correct word among semantically related competitors. Lexical and conceptual activation is measured by semantic priming. In contrast, word selection is indexed by semantic interference and is hampered in semantically homogeneous (HOM) contexts. We examined the spatiotemporal dynamics of these complementary processes in a picture naming task with blocks of semantically heterogeneous (HET) or HOM stimuli. We used electrocorticography data obtained from frontal and temporal cortices, permitting detailed spatiotemporal analysis of word retrieval processes. A semantic interference effect was observed with naming latencies longer in HOM versus HET blocks. Cortical response strength as indexed by high-frequency band (HFB) activity (70–150 Hz) amplitude revealed effects linked to lexical-semantic activation and word selection observed in widespread regions of the cortical mantle. Depending on the subsecond timing and cortical region, HFB indexed semantic interference (i.e., more activity in HOM than HET blocks) or semantic priming effects (i.e., more activity in HET than HOM blocks). These effects overlapped in time and space in the left posterior inferior temporal gyrus and the left prefrontal cortex. The data do not support a modular view of word retrieval in speech production but rather support substantial overlap of lexical-semantic activation and word selection mechanisms in the brain.","container-title":"Proceedings of the National Academy of Sciences","DOI":"10.1073/pnas.1620669114","ISSN":"0027-8424, 1091-6490","issue":"23","journalAbbreviation":"Proc. Natl. Acad. Sci. U.S.A.","language":"en","source":"DOI.org (Crossref)","title":"Spatiotemporal dynamics of word retrieval in speech production revealed by cortical high-frequency band activity","URL":"https://pnas.org/doi/full/10.1073/pnas.1620669114","volume":"114","author":[{"family":"Riès","given":"Stephanie K."},{"family":"Dhillon","given":"Rummit K."},{"family":"Clarke","given":"Alex"},{"family":"King-Stephens","given":"David"},{"family":"Laxer","given":"Kenneth D."},{"family":"Weber","given":"Peter B."},{"family":"Kuperman","given":"Rachel A."},{"family":"Auguste","given":"Kurtis I."},{"family":"Brunner","given":"Peter"},{"family":"Schalk","given":"Gerwin"},{"family":"Lin","given":"Jack J."},{"family":"Parvizi","given":"Josef"},{"family":"Crone","given":"Nathan E."},{"family":"Dronkers","given":"Nina F."},{"family":"Knight","given":"Robert T."}],"accessed":{"date-parts":[["2025",5,24]]},"issued":{"date-parts":[["2017",6,6]]}}}],"schema":"https://github.com/citation-style-language/schema/raw/master/csl-citation.json"} </w:instrText>
      </w:r>
      <w:r w:rsidR="00D60750">
        <w:fldChar w:fldCharType="separate"/>
      </w:r>
      <w:r w:rsidR="00D60750" w:rsidRPr="00D60750">
        <w:rPr>
          <w:kern w:val="0"/>
          <w:vertAlign w:val="superscript"/>
        </w:rPr>
        <w:t>29,33</w:t>
      </w:r>
      <w:r w:rsidR="00D60750">
        <w:fldChar w:fldCharType="end"/>
      </w:r>
      <w:r w:rsidRPr="00735A0B">
        <w:t xml:space="preserve"> (MTG), fusiform gyrus</w:t>
      </w:r>
      <w:r w:rsidR="00733511">
        <w:fldChar w:fldCharType="begin"/>
      </w:r>
      <w:r w:rsidR="00560A3C">
        <w:instrText xml:space="preserve"> ADDIN ZOTERO_ITEM CSL_CITATION {"citationID":"7lzN4ETa","properties":{"unsorted":false,"formattedCitation":"\\super 29,34,35\\nosupersub{}","plainCitation":"29,34,35","noteIndex":0},"citationItems":[{"id":2449,"uris":["http://zotero.org/users/11232516/items/5UHGPZ42"],"itemData":{"id":2449,"type":"article-journal","abstract":"Semantic memory refers to knowledge about people, objects, actions, relations, self, and culture acquired through experience. The neural systems that store and retrieve this information have been studied for many years, but a consensus regarding their identity has not been reached. Using strict inclusion criteria, we analyzed 120 functional neuroimaging studies focusing on semantic processing. Reliable areas of activation in these studies were identified using the activation likelihood estimate (ALE) technique. These activations formed a distinct, left-lateralized network comprised of 7 regions: posterior inferior parietal lobe, middle temporal gyrus, fusiform and parahippocampal gyri, dorsomedial prefrontal cortex, inferior frontal gyrus, ventromedial prefrontal cortex, and posterior cingulate gyrus. Secondary analyses showed specific subregions of this network associated with knowledge of actions, manipulable artifacts, abstract concepts, and concrete concepts. The cortical regions involved in semantic processing can be grouped into 3 broad categories: posterior multimodal and heteromodal association cortex, heteromodal prefrontal cortex, and medial limbic regions. The expansion of these regions in the human relative to the nonhuman primate brain may explain uniquely human capacities to use language productively, plan, solve problems, and create cultural and technological artifacts, all of which depend on the fluid and efficient retrieval and manipulation of semantic knowledge.","container-title":"Cerebral Cortex (New York, NY)","DOI":"10.1093/cercor/bhp055","ISSN":"1047-3211","issue":"12","journalAbbreviation":"Cereb Cortex","page":"2767-2796","PMID":"19329570","PMCID":"PMC2774390","source":"PubMed Central","title":"Where is the semantic system? A critical review and meta-analysis of 120 functional neuroimaging studies","title-short":"Where is the semantic system?","volume":"19","author":[{"family":"Binder","given":"Jeffrey R."},{"family":"Desai","given":"Rutvik H."},{"family":"Graves","given":"William W."},{"family":"Conant","given":"Lisa L."}],"issued":{"date-parts":[["2009",12]]}}},{"id":2499,"uris":["http://zotero.org/users/11232516/items/VIVVP9YK"],"itemData":{"id":2499,"type":"article-journal","abstract":"Semantic memory underpins our understanding of objects, people, places, and ideas. Anomia, a disruption of semantic memory access, is the most common residual language disturbance and is seen in dementia and following injury to temporal cortex. While such anomia has been well characterized by lesion symptom mapping studies, its pathophysiology is not well understood. We hypothesize that inputs to the semantic memory system engage a specific heteromodal network hub that integrates lexical retrieval with the appropriate semantic content. Such a network hub has been proposed by others, but has thus far eluded precise spatiotemporal delineation. This limitation in our understanding of semantic memory has impeded progress in the treatment of anomia. We evaluated the cortical structure and dynamics of the lexical semantic network in driving speech production in a large cohort of patients with epilepsy using electrocorticography (n = 64), functional MRI (n = 36), and direct cortical stimulation (n = 30) during two generative language processes that rely on semantic knowledge: visual picture naming and auditory naming to definition. Each task also featured a non-semantic control condition: scrambled pictures and reversed speech, respectively. These large-scale data of the left, language-dominant hemisphere uniquely enable convergent, high-resolution analyses of neural mechanisms characterized by rapid, transient dynamics with strong interactions between distributed cortical substrates. We observed three stages of activity during both visual picture naming and auditory naming to definition that were serially organized: sensory processing, lexical semantic processing, and articulation. Critically, the second stage was absent in both the visual and auditory control conditions. Group activity maps from both electrocorticography and functional MRI identified heteromodal responses in middle fusiform gyrus, intraparietal sulcus, and inferior frontal gyrus; furthermore, the spectrotemporal profiles of these three regions revealed coincident activity preceding articulation. Only in the middle fusiform gyrus did direct cortical stimulation disrupt both naming tasks while still preserving the ability to repeat sentences. These convergent data strongly support a model in which a distinct neuroanatomical substrate in middle fusiform gyrus provides access to object semantic information. This under-appreciated locus of semantic processing is at risk in resections for temporal lobe epilepsy as well as in trauma and strokes that affect the inferior temporal cortex-it may explain the range of anomic states seen in these conditions. Further characterization of brain network behaviour engaging this region in both healthy and diseased states will expand our understanding of semantic memory and further development of therapies directed at anomia.","container-title":"Brain: A Journal of Neurology","DOI":"10.1093/brain/awy120","ISSN":"1460-2156","issue":"7","journalAbbreviation":"Brain","language":"eng","page":"2112-2126","PMID":"29860298","PMCID":"PMC6365955","source":"PubMed","title":"A lexical semantic hub for heteromodal naming in middle fusiform gyrus","volume":"141","author":[{"family":"Forseth","given":"Kiefer James"},{"family":"Kadipasaoglu","given":"Cihan Mehmet"},{"family":"Conner","given":"Christopher Richard"},{"family":"Hickok","given":"Gregory"},{"family":"Knight","given":"Robert Thomas"},{"family":"Tandon","given":"Nitin"}],"issued":{"date-parts":[["2018",7,1]]}}},{"id":4242,"uris":["http://zotero.org/users/11232516/items/AIHRIJPN"],"itemData":{"id":4242,"type":"article-journal","abstract":"Language is a key human faculty for communication and interaction that provides invaluable insight into the human mind. Previous work has dissected different linguistic operations, but the large-scale brain networks involved in language processing are still not fully uncovered. Particularly, little is known about the subdomain-specific engagement of brain areas during semantic, syntactic, phonological, and prosodic processing and the role of subcortical and cerebellar areas. Here, we present the largest coordinate-based meta-analysis of language processing including 403 experiments. Overall, language processing primarily engaged bilateral fronto-temporal cortices, with the highest activation likelihood in the left posterior inferior frontal gyrus (IFG). Whereas we could not detect any syntax-specific regions, semantics specifically engaged left posterior temporal areas (left fusiform and occipitotemporal cortex) and the left frontal pole. Phonology showed highest subdomain-specificity in bilateral auditory and left postcentral regions, whereas prosody engaged specifically the right amygdala and the right IFG. Across all subdomains and modalities, we found strong bilateral subcortical and cerebellar contributions. Especially the right cerebellum was engaged during various processes, including speech production, visual, and phonological tasks. Collectively, our results emphasize consistent recruitment and high functional modularity for general language processing in bilateral domain-specific (temporo-frontal) and domain-general (medial frontal/anterior cingulate cortex) regions but also a high specialization of different subareas for different linguistic subdomains. Our findings refine current neurobiological models of language by adding novel insight into the general sensitivity of the language network and subdomain-specific functions of different brain areas and highlighting the role of subcortical and cerebellar regions for different language operations. (PsycInfo Database Record (c) 2023 APA, all rights reserved).","container-title":"Psychological Bulletin","DOI":"10.1037/bul0000403","ISSN":"1939-1455","issue":"11-12","journalAbbreviation":"Psychol Bull","language":"eng","page":"699-723","PMID":"37768610","source":"PubMed","title":"Cortical, subcortical, and cerebellar contributions to language processing: A meta-analytic review of 403 neuroimaging experiments","title-short":"Cortical, subcortical, and cerebellar contributions to language processing","volume":"149","author":[{"family":"Turker","given":"Sabrina"},{"family":"Kuhnke","given":"Philipp"},{"family":"Eickhoff","given":"Simon B."},{"family":"Caspers","given":"Svenja"},{"family":"Hartwigsen","given":"Gesa"}],"issued":{"date-parts":[["2023"]]}}}],"schema":"https://github.com/citation-style-language/schema/raw/master/csl-citation.json"} </w:instrText>
      </w:r>
      <w:r w:rsidR="00733511">
        <w:fldChar w:fldCharType="separate"/>
      </w:r>
      <w:r w:rsidR="00560A3C" w:rsidRPr="00560A3C">
        <w:rPr>
          <w:kern w:val="0"/>
          <w:vertAlign w:val="superscript"/>
        </w:rPr>
        <w:t>29,34,35</w:t>
      </w:r>
      <w:r w:rsidR="00733511">
        <w:fldChar w:fldCharType="end"/>
      </w:r>
      <w:r w:rsidR="00336B53">
        <w:t xml:space="preserve"> </w:t>
      </w:r>
      <w:r w:rsidRPr="00735A0B">
        <w:t>(FG); anterior temporal lobe</w:t>
      </w:r>
      <w:r w:rsidR="00C553F6">
        <w:fldChar w:fldCharType="begin"/>
      </w:r>
      <w:r w:rsidR="00560A3C">
        <w:instrText xml:space="preserve"> ADDIN ZOTERO_ITEM CSL_CITATION {"citationID":"c0oTiieB","properties":{"unsorted":false,"formattedCitation":"\\super 36\\uc0\\u8211{}39\\nosupersub{}","plainCitation":"36–39","noteIndex":0},"citationItems":[{"id":2423,"uris":["http://zotero.org/users/11232516/items/YHAZQEEI"],"itemData":{"id":2423,"type":"article-journal","abstract":"Electrocorticograms (ECoG) provide a unique opportunity to monitor neural activity directly at the cortical surface. Ten patients with subdural electrodes covering ventral and lateral anterior temporal regions (ATL) performed a picture naming task. Temporal representational similarity analysis (RSA) was used, for the first time, to compare spatio-temporal neural patterns from the ATL surface with pre-defined theoretical models. The results indicate that the neural activity in the ventral subregion of the ATL codes semantic representations from 250 msec after picture onset. The observed activation similarity was not related to the visual similarity of the pictures or the phonological similarity of their names. In keeping with convergent evidence for the importance of the ATL in semantic processing, these results provide the first direct evidence of semantic coding from the surface of the ventral ATL and its time-course.","container-title":"Cortex","DOI":"10.1016/j.cortex.2016.02.015","ISSN":"0010-9452","journalAbbreviation":"Cortex","page":"1-13","source":"ScienceDirect","title":"The ‘when’ and ‘where’ of semantic coding in the anterior temporal lobe: Temporal representational similarity analysis of electrocorticogram data","title-short":"The ‘when’ and ‘where’ of semantic coding in the anterior temporal lobe","volume":"79","author":[{"family":"Chen","given":"Y."},{"family":"Shimotake","given":"A."},{"family":"Matsumoto","given":"R."},{"family":"Kunieda","given":"T."},{"family":"Kikuchi","given":"T."},{"family":"Miyamoto","given":"S."},{"family":"Fukuyama","given":"H."},{"family":"Takahashi","given":"R."},{"family":"Ikeda","given":"A."},{"family":"Lambon Ralph","given":"M. A."}],"issued":{"date-parts":[["2016",6,1]]}}},{"id":3343,"uris":["http://zotero.org/users/11232516/items/LGUTFWZC"],"itemData":{"id":3343,"type":"article-journal","abstract":"Neurocognitive models of semantic memory have proposed that the ventral anterior temporal lobes (vATLs) encode a graded and multidimensional semantic space—yet neuroimaging studies seeking brain regions that encode semantic structure rarely identify these areas. In simulations, we show that this discrepancy may arise from a crucial mismatch between theory and analysis approach. Utilizing an analysis recently formulated to investigate graded multidimensional representations, representational similarity learning (RSL), we decoded semantic structure from ECoG data collected from the vATL cortical surface while participants named line drawings of common items. The results reveal a graded, multidimensional semantic space encoded in neural activity across the vATL, which evolves over time and simultaneously expresses both broad and finer-grained semantic structure among animate and inanimate concepts. The work resolves the apparent discrepancy within the semantic cognition literature and, more importantly, suggests a new approach to discovering representational structure in neural data more generally.","container-title":"Imaging Neuroscience","DOI":"10.1162/imag_a_00093","ISSN":"2837-6056","page":"imag-2-00093","source":"Silverchair","title":"Representational similarity learning reveals a graded multidimensional semantic space in the human anterior temporal cortex","volume":"2","author":[{"family":"Cox","given":"Christopher R."},{"family":"Rogers","given":"Timothy T."},{"family":"Shimotake","given":"Akihiro"},{"family":"Kikuchi","given":"Takayuki"},{"family":"Kunieda","given":"Takeharu"},{"family":"Miyamoto","given":"Susumu"},{"family":"Takahashi","given":"Ryosuke"},{"family":"Matsumoto","given":"Riki"},{"family":"Ikeda","given":"Akio"},{"family":"Lambon Ralph","given":"Matthew A."}],"issued":{"date-parts":[["2024",2,22]]}}},{"id":3337,"uris":["http://zotero.org/users/11232516/items/X6VVG4ND"],"itemData":{"id":3337,"type":"article","abstract":"Intracranial electrophysiology offers a unique insight into the nature of information representation in the brain – it can be used to disentangle information encoded in local neuronal activity (gamma and high gamma frequencies) from information encoded via long-range interactions (lower frequencies). We used regularised logistic regression to decode animacy from time-frequency power and phase extracted from electrocorticography (ECoG) grid electrode data recorded on the surface of human vATL. Power in gamma (30 – 60 Hz) and high gamma (60 – 200 Hz) produced reliable decoding, indicating that semantic information is indeed expressed by local populations in vATL. However, power from a wide range of frequencies (4 – 200 Hz) produced significantly higher decoding accuracy and also exhibited the same rapidly-changing dynamic code previously observed when decoding voltage. These findings support the theory that semantic information is encoded by a local vATL “hub” that interacts with distributed cortical “spokes”.","DOI":"10.1101/2025.04.17.649404","language":"en","license":"© 2025, Posted by Cold Spring Harbor Laboratory. This pre-print is available under a Creative Commons License (Attribution 4.0 International), CC BY 4.0, as described at http://creativecommons.org/licenses/by/4.0/","note":"page: 2025.04.17.649404\nsection: New Results","publisher":"bioRxiv","source":"bioRxiv","title":"All spectral frequencies of neural activity reveal semantic representation in the human anterior ventral temporal cortex","URL":"https://www.biorxiv.org/content/10.1101/2025.04.17.649404v3","author":[{"family":"Frisby","given":"Saskia L."},{"family":"Halai","given":"Ajay D."},{"family":"Cox","given":"Christopher R."},{"family":"Clarke","given":"Alex"},{"family":"Shimotake","given":"Akihiro"},{"family":"Kikuchi","given":"Takayuki"},{"family":"Kuneida","given":"Takeharu"},{"family":"Arakawa","given":"Yoshiki"},{"family":"Takahashi","given":"Ryosuke"},{"family":"Ikeda","given":"Akio"},{"family":"Matsumoto","given":"Riki"},{"family":"Rogers","given":"Timothy T."},{"family":"Ralph","given":"Matthew A. Lambon"}],"accessed":{"date-parts":[["2025",9,28]]},"issued":{"date-parts":[["2025",6,10]]}}},{"id":2903,"uris":["http://zotero.org/users/11232516/items/G2JNS4BR"],"itemData":{"id":2903,"type":"article-journal","abstract":"Semantic cognition refers to our ability to use, manipulate and generalize knowledge that is acquired over the lifespan to support innumerable verbal and non-verbal behaviours.Semantic cognition relies on two principal interacting neural systems: representation and control. We refer to this two-system view as the controlled semantic cognition framework.Coherent, generalizable concepts are formed through the hub-and-spoke representational system with the hub localised to the anterior temporal region (bilaterally) and spokes localised in modality-specific association cortices that are distributed across the cortex.Convergent clinical and cognitive neuroscience data show that the anterior temporal lobe hub has graded variations of semantic function that follow its pattern of connectivity.Category-specific differences in semantic function reflect the contributions of different parts of the connectivity-constrained version of the hub-and-spoke framework.Semantic control is implemented within a distributed frontal and temporoparietal neural network. Semantic control supports executive mechanisms that constrain how activation propagates through the network for semantic representation.","container-title":"Nature Reviews Neuroscience","DOI":"10.1038/nrn.2016.150","ISSN":"1471-0048","issue":"1","journalAbbreviation":"Nat Rev Neurosci","language":"en","license":"2016 Springer Nature Limited","page":"42-55","publisher":"Nature Publishing Group","source":"www.nature.com","title":"The neural and computational bases of semantic cognition","volume":"18","author":[{"family":"Ralph","given":"Matthew A. Lambon"},{"family":"Jefferies","given":"Elizabeth"},{"family":"Patterson","given":"Karalyn"},{"family":"Rogers","given":"Timothy T."}],"issued":{"date-parts":[["2017",1]]}}}],"schema":"https://github.com/citation-style-language/schema/raw/master/csl-citation.json"} </w:instrText>
      </w:r>
      <w:r w:rsidR="00C553F6">
        <w:fldChar w:fldCharType="separate"/>
      </w:r>
      <w:r w:rsidR="00560A3C" w:rsidRPr="00560A3C">
        <w:rPr>
          <w:kern w:val="0"/>
          <w:vertAlign w:val="superscript"/>
        </w:rPr>
        <w:t>36–39</w:t>
      </w:r>
      <w:r w:rsidR="00C553F6">
        <w:fldChar w:fldCharType="end"/>
      </w:r>
      <w:r w:rsidR="00C553F6">
        <w:t xml:space="preserve"> </w:t>
      </w:r>
      <w:r w:rsidRPr="00735A0B">
        <w:t>(ATL); and inferior parietal lobule</w:t>
      </w:r>
      <w:r w:rsidR="00936122">
        <w:fldChar w:fldCharType="begin"/>
      </w:r>
      <w:r w:rsidR="00936122">
        <w:instrText xml:space="preserve"> ADDIN ZOTERO_ITEM CSL_CITATION {"citationID":"z0b2dsAb","properties":{"unsorted":false,"formattedCitation":"\\super 29\\nosupersub{}","plainCitation":"29","noteIndex":0},"citationItems":[{"id":2449,"uris":["http://zotero.org/users/11232516/items/5UHGPZ42"],"itemData":{"id":2449,"type":"article-journal","abstract":"Semantic memory refers to knowledge about people, objects, actions, relations, self, and culture acquired through experience. The neural systems that store and retrieve this information have been studied for many years, but a consensus regarding their identity has not been reached. Using strict inclusion criteria, we analyzed 120 functional neuroimaging studies focusing on semantic processing. Reliable areas of activation in these studies were identified using the activation likelihood estimate (ALE) technique. These activations formed a distinct, left-lateralized network comprised of 7 regions: posterior inferior parietal lobe, middle temporal gyrus, fusiform and parahippocampal gyri, dorsomedial prefrontal cortex, inferior frontal gyrus, ventromedial prefrontal cortex, and posterior cingulate gyrus. Secondary analyses showed specific subregions of this network associated with knowledge of actions, manipulable artifacts, abstract concepts, and concrete concepts. The cortical regions involved in semantic processing can be grouped into 3 broad categories: posterior multimodal and heteromodal association cortex, heteromodal prefrontal cortex, and medial limbic regions. The expansion of these regions in the human relative to the nonhuman primate brain may explain uniquely human capacities to use language productively, plan, solve problems, and create cultural and technological artifacts, all of which depend on the fluid and efficient retrieval and manipulation of semantic knowledge.","container-title":"Cerebral Cortex (New York, NY)","DOI":"10.1093/cercor/bhp055","ISSN":"1047-3211","issue":"12","journalAbbreviation":"Cereb Cortex","page":"2767-2796","PMID":"19329570","PMCID":"PMC2774390","source":"PubMed Central","title":"Where is the semantic system? A critical review and meta-analysis of 120 functional neuroimaging studies","title-short":"Where is the semantic system?","volume":"19","author":[{"family":"Binder","given":"Jeffrey R."},{"family":"Desai","given":"Rutvik H."},{"family":"Graves","given":"William W."},{"family":"Conant","given":"Lisa L."}],"issued":{"date-parts":[["2009",12]]}}}],"schema":"https://github.com/citation-style-language/schema/raw/master/csl-citation.json"} </w:instrText>
      </w:r>
      <w:r w:rsidR="00936122">
        <w:fldChar w:fldCharType="separate"/>
      </w:r>
      <w:r w:rsidR="00936122" w:rsidRPr="00936122">
        <w:rPr>
          <w:kern w:val="0"/>
          <w:vertAlign w:val="superscript"/>
        </w:rPr>
        <w:t>29</w:t>
      </w:r>
      <w:r w:rsidR="00936122">
        <w:fldChar w:fldCharType="end"/>
      </w:r>
      <w:r w:rsidRPr="00735A0B">
        <w:t xml:space="preserve"> (IPL) consisting of the supramarginal and angular</w:t>
      </w:r>
      <w:r w:rsidR="002B3936">
        <w:fldChar w:fldCharType="begin"/>
      </w:r>
      <w:r w:rsidR="00560A3C">
        <w:instrText xml:space="preserve"> ADDIN ZOTERO_ITEM CSL_CITATION {"citationID":"b2zwGkIx","properties":{"unsorted":false,"formattedCitation":"\\super 34,40,41\\nosupersub{}","plainCitation":"34,40,41","noteIndex":0},"citationItems":[{"id":2499,"uris":["http://zotero.org/users/11232516/items/VIVVP9YK"],"itemData":{"id":2499,"type":"article-journal","abstract":"Semantic memory underpins our understanding of objects, people, places, and ideas. Anomia, a disruption of semantic memory access, is the most common residual language disturbance and is seen in dementia and following injury to temporal cortex. While such anomia has been well characterized by lesion symptom mapping studies, its pathophysiology is not well understood. We hypothesize that inputs to the semantic memory system engage a specific heteromodal network hub that integrates lexical retrieval with the appropriate semantic content. Such a network hub has been proposed by others, but has thus far eluded precise spatiotemporal delineation. This limitation in our understanding of semantic memory has impeded progress in the treatment of anomia. We evaluated the cortical structure and dynamics of the lexical semantic network in driving speech production in a large cohort of patients with epilepsy using electrocorticography (n = 64), functional MRI (n = 36), and direct cortical stimulation (n = 30) during two generative language processes that rely on semantic knowledge: visual picture naming and auditory naming to definition. Each task also featured a non-semantic control condition: scrambled pictures and reversed speech, respectively. These large-scale data of the left, language-dominant hemisphere uniquely enable convergent, high-resolution analyses of neural mechanisms characterized by rapid, transient dynamics with strong interactions between distributed cortical substrates. We observed three stages of activity during both visual picture naming and auditory naming to definition that were serially organized: sensory processing, lexical semantic processing, and articulation. Critically, the second stage was absent in both the visual and auditory control conditions. Group activity maps from both electrocorticography and functional MRI identified heteromodal responses in middle fusiform gyrus, intraparietal sulcus, and inferior frontal gyrus; furthermore, the spectrotemporal profiles of these three regions revealed coincident activity preceding articulation. Only in the middle fusiform gyrus did direct cortical stimulation disrupt both naming tasks while still preserving the ability to repeat sentences. These convergent data strongly support a model in which a distinct neuroanatomical substrate in middle fusiform gyrus provides access to object semantic information. This under-appreciated locus of semantic processing is at risk in resections for temporal lobe epilepsy as well as in trauma and strokes that affect the inferior temporal cortex-it may explain the range of anomic states seen in these conditions. Further characterization of brain network behaviour engaging this region in both healthy and diseased states will expand our understanding of semantic memory and further development of therapies directed at anomia.","container-title":"Brain: A Journal of Neurology","DOI":"10.1093/brain/awy120","ISSN":"1460-2156","issue":"7","journalAbbreviation":"Brain","language":"eng","page":"2112-2126","PMID":"29860298","PMCID":"PMC6365955","source":"PubMed","title":"A lexical semantic hub for heteromodal naming in middle fusiform gyrus","volume":"141","author":[{"family":"Forseth","given":"Kiefer James"},{"family":"Kadipasaoglu","given":"Cihan Mehmet"},{"family":"Conner","given":"Christopher Richard"},{"family":"Hickok","given":"Gregory"},{"family":"Knight","given":"Robert Thomas"},{"family":"Tandon","given":"Nitin"}],"issued":{"date-parts":[["2018",7,1]]}}},{"id":2505,"uris":["http://zotero.org/users/11232516/items/ARLCS7A7"],"itemData":{"id":2505,"type":"article-journal","abstract":"The question of how the human brain represents conceptual knowledge has been debated in many scientific fields. Brain imaging studies have shown that different spatial patterns of neural activation are associated with thinking about different semantic categories of pictures and words (for example, tools, buildings, and animals). We present a computational model that predicts the functional magnetic resonance imaging (fMRI) neural activation associated with words for which fMRI data are not yet available. This model is trained with a combination of data from a trillion-word text corpus and observed fMRI data associated with viewing several dozen concrete nouns. Once trained, the model predicts fMRI activation for thousands of other concrete nouns in the text corpus, with highly significant accuracies over the 60 nouns for which we currently have fMRI data.","container-title":"Science","DOI":"10.1126/science.1152876","issue":"5880","page":"1191-1195","publisher":"American Association for the Advancement of Science","source":"science.org (Atypon)","title":"Predicting human brain activity associated with the meanings of nouns","volume":"320","author":[{"family":"Mitchell","given":"Tom M."},{"family":"Shinkareva","given":"Svetlana V."},{"family":"Carlson","given":"Andrew"},{"family":"Chang","given":"Kai-Min"},{"family":"Malave","given":"Vicente L."},{"family":"Mason","given":"Robert A."},{"family":"Just","given":"Marcel Adam"}],"issued":{"date-parts":[["2008",5,30]]}}},{"id":2502,"uris":["http://zotero.org/users/11232516/items/6UDFTGWI"],"itemData":{"id":2502,"type":"article-journal","abstract":"The left angular gyrus (AG) is reliably activated across a wide range of semantic tasks, and is also a consistently reported component of the so-called default network that it is deactivated during all goal-directed tasks. We show here that there is only partial overlap between the semantic system and the default network in left AG and the overlap defines a reliable functional landmark that can be used to segregate functional subdivisions within AG. In 94 healthy human subjects, we collected functional magnetic resonance imaging (fMRI) data during fixation and eight goal directed tasks that involved semantic matching, perceptual matching or speech production in response to familiar or unfamiliar stimuli presented in either verbal (letters) or nonverbal (pictures) formats. Our results segregated three different left AG regions that were all activated by semantic relative to perceptual matching: (1) a midregion (mAG) that overlapped with the default network because it was deactivated during all tasks relative to fixation; (2) a dorsomesial region (dAG) that was more activated by all tasks relative to fixation; and (3) a ventrolateral region (vAG) that was only activated above fixation during semantic matching. By examining the effects of task and stimuli in each AG subdivision, we propose that mAG is involved in semantic associations regardless of the presence or absence of a stimulus; dAG is involved in searching for semantics in all visual stimuli, and vAG is involved in the conceptual identification of visual inputs. Our findings provide a framework for reporting and interpreting AG activations with greater definition.","container-title":"The Journal of Neuroscience: The Official Journal of the Society for Neuroscience","DOI":"10.1523/JNEUROSCI.3377-10.2010","ISSN":"1529-2401","issue":"50","journalAbbreviation":"J Neurosci","language":"eng","page":"16809-16817","PMID":"21159952","PMCID":"PMC3105816","source":"PubMed","title":"Functional subdivisions in the left angular gyrus where the semantic system meets and diverges from the default network","volume":"30","author":[{"family":"Seghier","given":"Mohamed L."},{"family":"Fagan","given":"Elizabeth"},{"family":"Price","given":"Cathy J."}],"issued":{"date-parts":[["2010",12,15]]}}}],"schema":"https://github.com/citation-style-language/schema/raw/master/csl-citation.json"} </w:instrText>
      </w:r>
      <w:r w:rsidR="002B3936">
        <w:fldChar w:fldCharType="separate"/>
      </w:r>
      <w:r w:rsidR="00560A3C" w:rsidRPr="00560A3C">
        <w:rPr>
          <w:kern w:val="0"/>
          <w:vertAlign w:val="superscript"/>
        </w:rPr>
        <w:t>34,40,41</w:t>
      </w:r>
      <w:r w:rsidR="002B3936">
        <w:fldChar w:fldCharType="end"/>
      </w:r>
      <w:r w:rsidRPr="00735A0B">
        <w:t xml:space="preserve"> gyri (SMG/AG). These findings imply that even if a patient’s ability to articulate speech is compromised due to frontal lobe damage, information related to the concepts they intend to convey is potentially still retained in temporoparietal cortices.</w:t>
      </w:r>
    </w:p>
    <w:p w14:paraId="5A5FB998" w14:textId="2C08CFF9" w:rsidR="00B95850" w:rsidRPr="00735A0B" w:rsidRDefault="00B95850" w:rsidP="0099776F">
      <w:r w:rsidRPr="00735A0B">
        <w:t xml:space="preserve">Despite the potential of this approach, there is still a </w:t>
      </w:r>
      <w:r w:rsidR="00F36FFF">
        <w:t>need to better understand</w:t>
      </w:r>
      <w:r w:rsidRPr="00735A0B">
        <w:t xml:space="preserve"> whether these higher-order semantic representations can be mapped to the specific words one intends to say. Most studies exploring semantics to date have typically characterized neural responses averaged across entire experimental blocks or conditions</w:t>
      </w:r>
      <w:r w:rsidR="003E1F1B">
        <w:fldChar w:fldCharType="begin"/>
      </w:r>
      <w:r w:rsidR="00560A3C">
        <w:instrText xml:space="preserve"> ADDIN ZOTERO_ITEM CSL_CITATION {"citationID":"25ujK13Q","properties":{"unsorted":false,"formattedCitation":"\\super 29,34,39,42\\nosupersub{}","plainCitation":"29,34,39,42","noteIndex":0},"citationItems":[{"id":2449,"uris":["http://zotero.org/users/11232516/items/5UHGPZ42"],"itemData":{"id":2449,"type":"article-journal","abstract":"Semantic memory refers to knowledge about people, objects, actions, relations, self, and culture acquired through experience. The neural systems that store and retrieve this information have been studied for many years, but a consensus regarding their identity has not been reached. Using strict inclusion criteria, we analyzed 120 functional neuroimaging studies focusing on semantic processing. Reliable areas of activation in these studies were identified using the activation likelihood estimate (ALE) technique. These activations formed a distinct, left-lateralized network comprised of 7 regions: posterior inferior parietal lobe, middle temporal gyrus, fusiform and parahippocampal gyri, dorsomedial prefrontal cortex, inferior frontal gyrus, ventromedial prefrontal cortex, and posterior cingulate gyrus. Secondary analyses showed specific subregions of this network associated with knowledge of actions, manipulable artifacts, abstract concepts, and concrete concepts. The cortical regions involved in semantic processing can be grouped into 3 broad categories: posterior multimodal and heteromodal association cortex, heteromodal prefrontal cortex, and medial limbic regions. The expansion of these regions in the human relative to the nonhuman primate brain may explain uniquely human capacities to use language productively, plan, solve problems, and create cultural and technological artifacts, all of which depend on the fluid and efficient retrieval and manipulation of semantic knowledge.","container-title":"Cerebral Cortex (New York, NY)","DOI":"10.1093/cercor/bhp055","ISSN":"1047-3211","issue":"12","journalAbbreviation":"Cereb Cortex","page":"2767-2796","PMID":"19329570","PMCID":"PMC2774390","source":"PubMed Central","title":"Where is the semantic system? A critical review and meta-analysis of 120 functional neuroimaging studies","title-short":"Where is the semantic system?","volume":"19","author":[{"family":"Binder","given":"Jeffrey R."},{"family":"Desai","given":"Rutvik H."},{"family":"Graves","given":"William W."},{"family":"Conant","given":"Lisa L."}],"issued":{"date-parts":[["2009",12]]}}},{"id":2499,"uris":["http://zotero.org/users/11232516/items/VIVVP9YK"],"itemData":{"id":2499,"type":"article-journal","abstract":"Semantic memory underpins our understanding of objects, people, places, and ideas. Anomia, a disruption of semantic memory access, is the most common residual language disturbance and is seen in dementia and following injury to temporal cortex. While such anomia has been well characterized by lesion symptom mapping studies, its pathophysiology is not well understood. We hypothesize that inputs to the semantic memory system engage a specific heteromodal network hub that integrates lexical retrieval with the appropriate semantic content. Such a network hub has been proposed by others, but has thus far eluded precise spatiotemporal delineation. This limitation in our understanding of semantic memory has impeded progress in the treatment of anomia. We evaluated the cortical structure and dynamics of the lexical semantic network in driving speech production in a large cohort of patients with epilepsy using electrocorticography (n = 64), functional MRI (n = 36), and direct cortical stimulation (n = 30) during two generative language processes that rely on semantic knowledge: visual picture naming and auditory naming to definition. Each task also featured a non-semantic control condition: scrambled pictures and reversed speech, respectively. These large-scale data of the left, language-dominant hemisphere uniquely enable convergent, high-resolution analyses of neural mechanisms characterized by rapid, transient dynamics with strong interactions between distributed cortical substrates. We observed three stages of activity during both visual picture naming and auditory naming to definition that were serially organized: sensory processing, lexical semantic processing, and articulation. Critically, the second stage was absent in both the visual and auditory control conditions. Group activity maps from both electrocorticography and functional MRI identified heteromodal responses in middle fusiform gyrus, intraparietal sulcus, and inferior frontal gyrus; furthermore, the spectrotemporal profiles of these three regions revealed coincident activity preceding articulation. Only in the middle fusiform gyrus did direct cortical stimulation disrupt both naming tasks while still preserving the ability to repeat sentences. These convergent data strongly support a model in which a distinct neuroanatomical substrate in middle fusiform gyrus provides access to object semantic information. This under-appreciated locus of semantic processing is at risk in resections for temporal lobe epilepsy as well as in trauma and strokes that affect the inferior temporal cortex-it may explain the range of anomic states seen in these conditions. Further characterization of brain network behaviour engaging this region in both healthy and diseased states will expand our understanding of semantic memory and further development of therapies directed at anomia.","container-title":"Brain: A Journal of Neurology","DOI":"10.1093/brain/awy120","ISSN":"1460-2156","issue":"7","journalAbbreviation":"Brain","language":"eng","page":"2112-2126","PMID":"29860298","PMCID":"PMC6365955","source":"PubMed","title":"A lexical semantic hub for heteromodal naming in middle fusiform gyrus","volume":"141","author":[{"family":"Forseth","given":"Kiefer James"},{"family":"Kadipasaoglu","given":"Cihan Mehmet"},{"family":"Conner","given":"Christopher Richard"},{"family":"Hickok","given":"Gregory"},{"family":"Knight","given":"Robert Thomas"},{"family":"Tandon","given":"Nitin"}],"issued":{"date-parts":[["2018",7,1]]}}},{"id":2903,"uris":["http://zotero.org/users/11232516/items/G2JNS4BR"],"itemData":{"id":2903,"type":"article-journal","abstract":"Semantic cognition refers to our ability to use, manipulate and generalize knowledge that is acquired over the lifespan to support innumerable verbal and non-verbal behaviours.Semantic cognition relies on two principal interacting neural systems: representation and control. We refer to this two-system view as the controlled semantic cognition framework.Coherent, generalizable concepts are formed through the hub-and-spoke representational system with the hub localised to the anterior temporal region (bilaterally) and spokes localised in modality-specific association cortices that are distributed across the cortex.Convergent clinical and cognitive neuroscience data show that the anterior temporal lobe hub has graded variations of semantic function that follow its pattern of connectivity.Category-specific differences in semantic function reflect the contributions of different parts of the connectivity-constrained version of the hub-and-spoke framework.Semantic control is implemented within a distributed frontal and temporoparietal neural network. Semantic control supports executive mechanisms that constrain how activation propagates through the network for semantic representation.","container-title":"Nature Reviews Neuroscience","DOI":"10.1038/nrn.2016.150","ISSN":"1471-0048","issue":"1","journalAbbreviation":"Nat Rev Neurosci","language":"en","license":"2016 Springer Nature Limited","page":"42-55","publisher":"Nature Publishing Group","source":"www.nature.com","title":"The neural and computational bases of semantic cognition","volume":"18","author":[{"family":"Ralph","given":"Matthew A. Lambon"},{"family":"Jefferies","given":"Elizabeth"},{"family":"Patterson","given":"Karalyn"},{"family":"Rogers","given":"Timothy T."}],"issued":{"date-parts":[["2017",1]]}}},{"id":2901,"uris":["http://zotero.org/users/11232516/items/9Y374XT2"],"itemData":{"id":2901,"type":"article-journal","abstract":"Semantic memory corresponds to people's general conceptual knowledge about objects and events, including knowledge about their characteristic properties and behaviours, as well as knowledge about the words we use to name and describe objects and events in speech.Whereas episodic memory encompasses memory for specific episodes or situations in one's life, semantic memory encompasses factual knowledge divorced from any specific situational context: “a scallop is an edible sea creature” (semantic) as opposed to “I ate scallops for supper last night” (episodic).Essentially all theories agree that a widely distributed brain network is responsible for our semantic knowledge of modality-specific features (for example, what a scallop looks or tastes like); but the theories differ on whether this network is sufficient for all of the functions of semantic memory.The theory highlighted in this review proposes that conceptual knowledge requires an amodal hub, which itself contains no semantic features but rather represents the semantic similarity among concepts — for example, the semantic similarity between scallops and prawns, despite their differences in virtually every modality-specific attribute.This theory predicts that a lesion of the specific brain region supporting the amodal hub should disrupt all abilities requiring central conceptual knowledge, independent of the modality of input (such as objects, words or sounds) or output (such as speaking, drawing or using objects) and independent of the type of concept (living things, man-made objects and abstract ideas, for example).Patients with semantic dementia, a neurodegenerative syndrome resulting from focal atrophy of the anterior temporal lobes (ATL) bilaterally, show precisely this pattern of semantic degradation across all modalities and all types of conceptual knowledge; therefore, semantic dementia suggests that the ATL supports an amodal hub.Functional neuroimaging studies of semantic processing only sometimes reveal activation in the ATL. The likelihood of activation in this region, however, can be predicted by a combination of the specific imaging techniques employed and the specificity of semantic processing required by the imaging task.Simulations of semantic memory in connectionist models suggest one reason why the semantic network might require a hub: without such an architecture, it is not clear how the system can learn representations that capture semantic similarity relations.","container-title":"Nature Reviews Neuroscience","DOI":"10.1038/nrn2277","ISSN":"1471-0048","issue":"12","journalAbbreviation":"Nat Rev Neurosci","language":"en","license":"2007 Springer Nature Limited","page":"976-987","publisher":"Nature Publishing Group","source":"www.nature.com","title":"Where do you know what you know? The representation of semantic knowledge in the human brain","title-short":"Where do you know what you know?","volume":"8","author":[{"family":"Patterson","given":"Karalyn"},{"family":"Nestor","given":"Peter J."},{"family":"Rogers","given":"Timothy T."}],"issued":{"date-parts":[["2007",12]]}}}],"schema":"https://github.com/citation-style-language/schema/raw/master/csl-citation.json"} </w:instrText>
      </w:r>
      <w:r w:rsidR="003E1F1B">
        <w:fldChar w:fldCharType="separate"/>
      </w:r>
      <w:r w:rsidR="00560A3C" w:rsidRPr="00560A3C">
        <w:rPr>
          <w:kern w:val="0"/>
          <w:vertAlign w:val="superscript"/>
        </w:rPr>
        <w:t>29,34,39,42</w:t>
      </w:r>
      <w:r w:rsidR="003E1F1B">
        <w:fldChar w:fldCharType="end"/>
      </w:r>
      <w:r w:rsidRPr="00735A0B">
        <w:t>, rather than resolving the word-level semantic signals that a decoder must operate on. Moreover, many of these studies utilize speech perception or comprehension</w:t>
      </w:r>
      <w:r w:rsidR="00334327">
        <w:fldChar w:fldCharType="begin"/>
      </w:r>
      <w:r w:rsidR="002E502C">
        <w:instrText xml:space="preserve"> ADDIN ZOTERO_ITEM CSL_CITATION {"citationID":"l7Ib14tg","properties":{"unsorted":false,"formattedCitation":"\\super 26,43,44\\nosupersub{}","plainCitation":"26,43,44","noteIndex":0},"citationItems":[{"id":1040,"uris":["http://zotero.org/users/11232516/items/AAKIJBKB"],"itemData":{"id":1040,"type":"article-journal","abstract":"From sequences of speech sounds1,2 or letters3, humans can extract rich and nuanced meaning through language. This capacity is essential for human communication. Yet, despite a growing understanding of the brain areas that support linguistic and semantic processing4–12, the derivation of linguistic meaning in neural tissue at the cellular level and over the timescale of action potentials remains largely unknown. Here we recorded from single cells in the left language-dominant prefrontal cortex as participants listened to semantically diverse sentences and naturalistic stories. By tracking their activities during natural speech processing, we discover a fine-scale cortical representation of semantic information by individual neurons. These neurons responded selectively to specific word meanings and reliably distinguished words from nonwords. Moreover, rather than responding to the words as fixed memory representations, their activities were highly dynamic, reflecting the words’ meanings based on their specific sentence contexts and independent of their phonetic form. Collectively, we show how these cell ensembles accurately predicted the broad semantic categories of the words as they were heard in real time during speech and how they tracked the sentences in which they appeared. We also show how they encoded the hierarchical structure of these meaning representations and how these representations mapped onto the cell population. Together, these findings reveal a finely detailed cortical organization of semantic representations at the neuron scale in humans and begin to illuminate the cellular-level processing of meaning during language comprehension.","container-title":"Nature","DOI":"10.1038/s41586-024-07643-2","ISSN":"1476-4687","issue":"8021","language":"en","license":"2024 The Author(s)","page":"610-616","publisher":"Nature Publishing Group","source":"www.nature.com","title":"Semantic encoding during language comprehension at single-cell resolution","volume":"631","author":[{"family":"Jamali","given":"Mohsen"},{"family":"Grannan","given":"Benjamin"},{"family":"Cai","given":"Jing"},{"family":"Khanna","given":"Arjun R."},{"family":"Muñoz","given":"William"},{"family":"Caprara","given":"Irene"},{"family":"Paulk","given":"Angelique C."},{"family":"Cash","given":"Sydney S."},{"family":"Fedorenko","given":"Evelina"},{"family":"Williams","given":"Ziv M."}],"issued":{"date-parts":[["2024",7]]}}},{"id":2480,"uris":["http://zotero.org/users/11232516/items/P3PVT9K4"],"itemData":{"id":2480,"type":"article-journal","abstract":"With the deployment of the fifth generation (5G) in many countries, people start to think about what the next-generation of wireless communications will be. The current communication technologies are already approaching the Shannon physical capacity limit with advanced encoding (decoding) and modulation techniques. On the other hand, artificial intelligence (AI) plays an increasingly important role in the evolution from traditional communication technologies to the future. Semantic communication is one of the emerging communication paradigms, which works based on its innovative “semantic-meaning passing” concept. The core of semantic communication is to extract the “meanings” of sent information at a transmitter, and with the help of a matched knowledge base (KB) between a transmitter and a receiver, the semantic information can be “interpreted” successfully at a receiver. Therefore, semantic communication essentially is a communication scheme based largely on AI. In this article, an overview of the latest deep learning (DL) and end-to-end (E2E) communication based semantic communications will be given and open issues that need to be tackled will be discussed explicitly.","container-title":"IEEE Wireless Communications","DOI":"10.1109/MWC.101.2100269","ISSN":"1536-1284, 1558-0687","issue":"1","journalAbbreviation":"IEEE Wireless Commun.","language":"en","license":"https://ieeexplore.ieee.org/Xplorehelp/downloads/license-information/IEEE.html","page":"210-219","source":"DOI.org (Crossref)","title":"Semantic communications: overview, open issues, and future research directions","title-short":"Semantic communications","volume":"29","author":[{"family":"Luo","given":"Xuewen"},{"family":"Chen","given":"Hsiao-Hwa"},{"family":"Guo","given":"Qing"}],"issued":{"date-parts":[["2022",2]]}}},{"id":"6cYg1Whu/zqx655sR","uris":["http://zotero.org/users/11232516/items/XVBLJFMC"],"itemData":{"id":2488,"type":"article-journal","abstract":"This study examined the feasibility of decoding semantic information from human cortical activity. Four human subjects undergoing presurgical brain mapping and seizure foci localization participated in this study. Electrocorticographic (ECoG) signals were recorded while the subjects performed simple language tasks involving semantic information processing, such as a picture naming task where subjects named pictures of objects belonging to different semantic categories. Robust high-gamma band (60-120 Hz) activation was observed at the left inferior frontal gyrus (LIFG) and the posterior portion of the superior temporal gyrus (pSTG) with a temporal sequence corresponding to speech production and perception. Furthermore, Gaussian Naïve Bayes and Support Vector Machine classifiers, two commonly used machine learning algorithms for pattern recognition, were able to predict the semantic category of an object using cortical activity captured by ECoG electrodes covering the frontal, temporal and parietal cortices. These findings have implications for both basic neuroscience research and development of semantic-based brain-computer interface systems (BCI) that can help individuals with severe motor or communication disorders to express their intention and thoughts.","container-title":"Annual International Conference of the IEEE Engineering in Medicine and Biology Society. IEEE Engineering in Medicine and Biology Society. Annual International Conference","DOI":"10.1109/IEMBS.2011.6091553","ISSN":"2694-0604","journalAbbreviation":"Annu Int Conf IEEE Eng Med Biol Soc","language":"eng","page":"6294-6298","PMID":"22255777","source":"PubMed","title":"Decoding semantic information from human electrocorticographic (ECoG) signals","volume":"2011","author":[{"family":"Wang","given":"Wei"},{"family":"Degenhart","given":"Alan D."},{"family":"Sudre","given":"Gustavo P."},{"family":"Pomerleau","given":"Dean A."},{"family":"Tyler-Kabara","given":"Elizabeth C."}],"issued":{"date-parts":[["2011"]]}}}],"schema":"https://github.com/citation-style-language/schema/raw/master/csl-citation.json"} </w:instrText>
      </w:r>
      <w:r w:rsidR="00334327">
        <w:fldChar w:fldCharType="separate"/>
      </w:r>
      <w:r w:rsidR="00560A3C" w:rsidRPr="00560A3C">
        <w:rPr>
          <w:kern w:val="0"/>
          <w:vertAlign w:val="superscript"/>
        </w:rPr>
        <w:t>26,43,44</w:t>
      </w:r>
      <w:r w:rsidR="00334327">
        <w:fldChar w:fldCharType="end"/>
      </w:r>
      <w:r w:rsidR="009271BC">
        <w:t xml:space="preserve"> </w:t>
      </w:r>
      <w:r w:rsidRPr="00735A0B">
        <w:t>paradigms as opposed to speech production, making them suboptimal benchmarks for decoding intended speech. Consequently, it remains unclear whether the semantic representations identified in these contexts are sufficiently consistent and discriminable on a trial-by-trial basis to support reliable word-level decoding during production.</w:t>
      </w:r>
    </w:p>
    <w:p w14:paraId="255FDEAD" w14:textId="360453F8" w:rsidR="00B95850" w:rsidRPr="00735A0B" w:rsidRDefault="00B95850" w:rsidP="0099776F">
      <w:r w:rsidRPr="00735A0B">
        <w:t>While a small number of studies have attempted to decode semantic information from electrophysiological or neuroimaging data</w:t>
      </w:r>
      <w:r w:rsidR="002A758F">
        <w:fldChar w:fldCharType="begin"/>
      </w:r>
      <w:r w:rsidR="002E502C">
        <w:instrText xml:space="preserve"> ADDIN ZOTERO_ITEM CSL_CITATION {"citationID":"iK93ITM0","properties":{"unsorted":true,"formattedCitation":"\\super 36,38,44\\uc0\\u8211{}49\\nosupersub{}","plainCitation":"36,38,44–49","noteIndex":0},"citationItems":[{"id":2423,"uris":["http://zotero.org/users/11232516/items/YHAZQEEI"],"itemData":{"id":2423,"type":"article-journal","abstract":"Electrocorticograms (ECoG) provide a unique opportunity to monitor neural activity directly at the cortical surface. Ten patients with subdural electrodes covering ventral and lateral anterior temporal regions (ATL) performed a picture naming task. Temporal representational similarity analysis (RSA) was used, for the first time, to compare spatio-temporal neural patterns from the ATL surface with pre-defined theoretical models. The results indicate that the neural activity in the ventral subregion of the ATL codes semantic representations from 250 msec after picture onset. The observed activation similarity was not related to the visual similarity of the pictures or the phonological similarity of their names. In keeping with convergent evidence for the importance of the ATL in semantic processing, these results provide the first direct evidence of semantic coding from the surface of the ventral ATL and its time-course.","container-title":"Cortex","DOI":"10.1016/j.cortex.2016.02.015","ISSN":"0010-9452","journalAbbreviation":"Cortex","page":"1-13","source":"ScienceDirect","title":"The ‘when’ and ‘where’ of semantic coding in the anterior temporal lobe: Temporal representational similarity analysis of electrocorticogram data","title-short":"The ‘when’ and ‘where’ of semantic coding in the anterior temporal lobe","volume":"79","author":[{"family":"Chen","given":"Y."},{"family":"Shimotake","given":"A."},{"family":"Matsumoto","given":"R."},{"family":"Kunieda","given":"T."},{"family":"Kikuchi","given":"T."},{"family":"Miyamoto","given":"S."},{"family":"Fukuyama","given":"H."},{"family":"Takahashi","given":"R."},{"family":"Ikeda","given":"A."},{"family":"Lambon Ralph","given":"M. A."}],"issued":{"date-parts":[["2016",6,1]]}}},{"id":3337,"uris":["http://zotero.org/users/11232516/items/X6VVG4ND"],"itemData":{"id":3337,"type":"article","abstract":"Intracranial electrophysiology offers a unique insight into the nature of information representation in the brain – it can be used to disentangle information encoded in local neuronal activity (gamma and high gamma frequencies) from information encoded via long-range interactions (lower frequencies). We used regularised logistic regression to decode animacy from time-frequency power and phase extracted from electrocorticography (ECoG) grid electrode data recorded on the surface of human vATL. Power in gamma (30 – 60 Hz) and high gamma (60 – 200 Hz) produced reliable decoding, indicating that semantic information is indeed expressed by local populations in vATL. However, power from a wide range of frequencies (4 – 200 Hz) produced significantly higher decoding accuracy and also exhibited the same rapidly-changing dynamic code previously observed when decoding voltage. These findings support the theory that semantic information is encoded by a local vATL “hub” that interacts with distributed cortical “spokes”.","DOI":"10.1101/2025.04.17.649404","language":"en","license":"© 2025, Posted by Cold Spring Harbor Laboratory. This pre-print is available under a Creative Commons License (Attribution 4.0 International), CC BY 4.0, as described at http://creativecommons.org/licenses/by/4.0/","note":"page: 2025.04.17.649404\nsection: New Results","publisher":"bioRxiv","source":"bioRxiv","title":"All spectral frequencies of neural activity reveal semantic representation in the human anterior ventral temporal cortex","URL":"https://www.biorxiv.org/content/10.1101/2025.04.17.649404v3","author":[{"family":"Frisby","given":"Saskia L."},{"family":"Halai","given":"Ajay D."},{"family":"Cox","given":"Christopher R."},{"family":"Clarke","given":"Alex"},{"family":"Shimotake","given":"Akihiro"},{"family":"Kikuchi","given":"Takayuki"},{"family":"Kuneida","given":"Takeharu"},{"family":"Arakawa","given":"Yoshiki"},{"family":"Takahashi","given":"Ryosuke"},{"family":"Ikeda","given":"Akio"},{"family":"Matsumoto","given":"Riki"},{"family":"Rogers","given":"Timothy T."},{"family":"Ralph","given":"Matthew A. Lambon"}],"accessed":{"date-parts":[["2025",9,28]]},"issued":{"date-parts":[["2025",6,10]]}}},{"id":"6cYg1Whu/zqx655sR","uris":["http://zotero.org/users/11232516/items/XVBLJFMC"],"itemData":{"id":"mzwlrvkq/O2qNyJ30","type":"article-journal","abstract":"This study examined the feasibility of decoding semantic information from human cortical activity. Four human subjects undergoing presurgical brain mapping and seizure foci localization participated in this study. Electrocorticographic (ECoG) signals were recorded while the subjects performed simple language tasks involving semantic information processing, such as a picture naming task where subjects named pictures of objects belonging to different semantic categories. Robust high-gamma band (60-120 Hz) activation was observed at the left inferior frontal gyrus (LIFG) and the posterior portion of the superior temporal gyrus (pSTG) with a temporal sequence corresponding to speech production and perception. Furthermore, Gaussian Naïve Bayes and Support Vector Machine classifiers, two commonly used machine learning algorithms for pattern recognition, were able to predict the semantic category of an object using cortical activity captured by ECoG electrodes covering the frontal, temporal and parietal cortices. These findings have implications for both basic neuroscience research and development of semantic-based brain-computer interface systems (BCI) that can help individuals with severe motor or communication disorders to express their intention and thoughts.","container-title":"Annual International Conference of the IEEE Engineering in Medicine and Biology Society. IEEE Engineering in Medicine and Biology Society. Annual International Conference","DOI":"10.1109/IEMBS.2011.6091553","ISSN":"2694-0604","journalAbbreviation":"Annu Int Conf IEEE Eng Med Biol Soc","language":"eng","page":"6294-6298","PMID":"22255777","source":"PubMed","title":"Decoding semantic information from human electrocorticographic (ECoG) signals","volume":"2011","author":[{"family":"Wang","given":"Wei"},{"family":"Degenhart","given":"Alan D."},{"family":"Sudre","given":"Gustavo P."},{"family":"Pomerleau","given":"Dean A."},{"family":"Tyler-Kabara","given":"Elizabeth C."}],"issued":{"date-parts":[["2011"]]}}},{"id":3305,"uris":["http://zotero.org/users/11232516/items/EMM588NI"],"itemData":{"id":3305,"type":"article-journal","abstract":"Non-invasive neuroimaging studies have shown that semantic category and attribute information are encoded in neural population activity. Electrocorticography (ECoG) offers several advantages over non-invasive approaches, but the degree to which semantic attribute information is encoded in ECoG responses is not known. We recorded ECoG while patients named objects from 12 semantic categories and then trained high-dimensional encoding models to map semantic attributes to spectral-temporal features of the task-related neural responses. Using these semantic attribute encoding models, untrained objects were decoded with accuracies comparable to whole-brain functional Magnetic Resonance Imaging (fMRI), and we observed that high-gamma activity (70–110Hz) at basal occipitotemporal electrodes was associated with specific semantic dimensions (manmade-animate, canonically large-small, and places-tools). Individual patient results were in close agreement with reports from other imaging modalities on the time course and functional organization of semantic processing along the ventral visual pathway during object recognition. The semantic attribute encoding model approach is critical for decoding objects absent from a training set, as well as for studying complex semantic encodings without artificially restricting stimuli to a small number of semantic categories.","container-title":"NeuroImage","DOI":"10.1016/j.neuroimage.2016.12.074","ISSN":"1053-8119","journalAbbreviation":"NeuroImage","page":"318-329","source":"ScienceDirect","title":"Semantic attributes are encoded in human electrocorticographic signals during visual object recognition","volume":"148","author":[{"family":"Rupp","given":"Kyle"},{"family":"Roos","given":"Matthew"},{"family":"Milsap","given":"Griffin"},{"family":"Caceres","given":"Carlos"},{"family":"Ratto","given":"Christopher"},{"family":"Chevillet","given":"Mark"},{"family":"Crone","given":"Nathan E."},{"family":"Wolmetz","given":"Michael"}],"issued":{"date-parts":[["2017",3,1]]}}},{"id":2421,"uris":["http://zotero.org/users/11232516/items/DM5VGMDL"],"itemData":{"id":2421,"type":"article","abstract":"Brain-computer interfaces (BCIs) hold promise for restoring natural language production capabilities in patients with speech impairments, potentially enabling smooth conversation that conveys meaningful information via synthesized words. While considerable progress has been made in decoding phonetic features of speech, our ability to extract lexical semantic information (i.e. the meaning of individual words) from neural activity remains largely unexplored. Moreover, most existing BCI research has relied on controlled experimental paradigms rather than natural conversation, limiting our understanding of semantic decoding in ecological contexts. Here, we investigated the feasibility of decoding lexical semantic information from stereo-electroencephalography (sEEG) recordings in 14 participants during spontaneous conversation. Using multivariate pattern analysis, we were able to decode word level semantic features during language production with an average accuracy of 21% across all participants compared to a chance level of 10%. This semantic decoding remained robust across different semantic representations while maintaining specificity to semantic features. Further, we identified a distributed left-lateralized network spanning precentral gyrus, pars triangularis, and middle temporal cortex, with low-frequency oscillations showing stronger contributions. Together, our results establish the feasibility of extracting word meanings from neural activity during natural speech production and demonstrate the potential for decoding semantic content from unconstrained speech.","DOI":"10.1101/2025.02.10.637051","language":"en","license":"© 2025, Posted by Cold Spring Harbor Laboratory. This pre-print is available under a Creative Commons License (Attribution-NonCommercial 4.0 International), CC BY-NC 4.0, as described at http://creativecommons.org/licenses/by-nc/4.0/","note":"page: 2025.02.10.637051\nsection: New Results","publisher":"bioRxiv","source":"bioRxiv","title":"Decoding semantics from natural speech using human intracranial EEG","URL":"https://www.biorxiv.org/content/10.1101/2025.02.10.637051v1","author":[{"family":"Pescatore","given":"Camille R. C."},{"family":"Zhang","given":"Haoyu"},{"family":"Hadjinicolaou","given":"Alex E."},{"family":"Paulk","given":"Angelique C."},{"family":"Rolston","given":"John D."},{"family":"Richardson","given":"R. Mark"},{"family":"Williams","given":"Ziv M."},{"family":"Cai","given":"Jing"},{"family":"Cash","given":"Sydney S."}],"accessed":{"date-parts":[["2025",5,23]]},"issued":{"date-parts":[["2025",2,11]]}}},{"id":2611,"uris":["http://zotero.org/users/11232516/items/YIN6PBKW"],"itemData":{"id":2611,"type":"article-journal","abstract":"Speaking requires the temporally coordinated planning of core linguistic information, from conceptual meaning to articulation. Recent neurophysiological results suggested that these operations involve a cascade of neural events with subsequent onset times, whilst competing evidence suggests early parallel neural activation. To test these hypotheses, we examined the sources of neuromagnetic activity recorded from 34 participants overtly naming 134 images from 4 object categories (animals, tools, foods and clothes). Within each category, word length and phonological neighbourhood density were co-varied to target phonological/phonetic processes. Multivariate pattern analyses (MVPA) searchlights in source space decoded object categories in occipitotemporal and middle temporal cortex, and phonological/phonetic variables in left inferior frontal (BA 44) and motor cortex early on. The findings suggest early activation of multiple variables due to intercorrelated properties and interactivity of processing, thus raising important questions about the representational properties of target words during the preparatory time enabling overt speaking.","container-title":"Cognitive Neuropsychology","DOI":"10.1080/02643294.2023.2283239","ISSN":"0264-3294","issue":"5-6","note":"_eprint: https://doi.org/10.1080/02643294.2023.2283239","page":"298-317","PMID":"38105574","publisher":"Routledge","source":"Taylor and Francis+NEJM","title":"Parallel or sequential? Decoding conceptual and phonological/phonetic information from MEG signals during language production","title-short":"Parallel or sequential?","volume":"40","author":[{"family":"Carota","given":"Francesca"},{"family":"Schoffelen","given":"Jan-Mathijs"},{"family":"Oostenveld","given":"Robert"},{"family":"Indefrey","given":"Peter"}],"issued":{"date-parts":[["2023",8,18]]}}},{"id":1063,"uris":["http://zotero.org/users/11232516/items/VNF4NPU4"],"itemData":{"id":1063,"type":"article-journal","abstract":"A brain–computer interface that decodes continuous language from non-invasive recordings would have many scientific and practical applications. Currently, however, non-invasive language decoders can only identify stimuli from among a small set of words or phrases. Here we introduce a non-invasive decoder that reconstructs continuous language from cortical semantic representations recorded using functional magnetic resonance imaging (fMRI). Given novel brain recordings, this decoder generates intelligible word sequences that recover the meaning of perceived speech, imagined speech and even silent videos, demonstrating that a single decoder can be applied to a range of tasks. We tested the decoder across cortex and found that continuous language can be separately decoded from multiple regions. As brain–computer interfaces should respect mental privacy, we tested whether successful decoding requires subject cooperation and found that subject cooperation is required both to train and to apply the decoder. Our findings demonstrate the viability of non-invasive language brain–computer interfaces.","container-title":"Nature Neuroscience","DOI":"10.1038/s41593-023-01304-9","ISSN":"1546-1726","issue":"5","journalAbbreviation":"Nat Neurosci","language":"en","license":"2023 The Author(s), under exclusive licence to Springer Nature America, Inc.","page":"858-866","publisher":"Nature Publishing Group","source":"www.nature.com","title":"Semantic reconstruction of continuous language from non-invasive brain recordings","volume":"26","author":[{"family":"Tang","given":"Jerry"},{"family":"LeBel","given":"Amanda"},{"family":"Jain","given":"Shailee"},{"family":"Huth","given":"Alexander G."}],"issued":{"date-parts":[["2023",5]]}}},{"id":3288,"uris":["http://zotero.org/users/11232516/items/EB9GKNHH"],"itemData":{"id":3288,"type":"article-journal","abstract":"Brain decoders that reconstruct language from semantic representations have the potential to improve communication for people with impaired language production. However, training a semantic decoder for a participant currently requires many hours of brain responses to linguistic stimuli, and people with impaired language production often also have impaired language comprehension. In this study, we tested whether language can be decoded from a goal participant without using any linguistic training data from that participant. We trained semantic decoders on brain responses from separate reference participants and then used functional alignment to transfer the decoders to the goal participant. Cross-participant decoder predictions were semantically related to the stimulus words, even when functional alignment was performed using movies with no linguistic content. To assess how much semantic representations are shared between language and vision, we compared functional alignment accuracy using story and movie stimuli and found that performance was comparable in most cortical regions. Finally, we tested whether cross-participant decoders could be robust to lesions by excluding brain regions from the goal participant prior to functional alignment and found that cross-participant decoders do not depend on data from any single brain region. These results demonstrate that cross-participant decoding can reduce the amount of linguistic training data required from a goal participant and potentially enable language decoding from participants who struggle with both language production and language comprehension.","container-title":"Current Biology","DOI":"10.1016/j.cub.2025.01.024","ISSN":"0960-9822","issue":"5","journalAbbreviation":"Current Biology","page":"1023-1032.e6","source":"ScienceDirect","title":"Semantic language decoding across participants and stimulus modalities","volume":"35","author":[{"family":"Tang","given":"Jerry"},{"family":"Huth","given":"Alexander G."}],"issued":{"date-parts":[["2025",3,10]]}}}],"schema":"https://github.com/citation-style-language/schema/raw/master/csl-citation.json"} </w:instrText>
      </w:r>
      <w:r w:rsidR="002A758F">
        <w:fldChar w:fldCharType="separate"/>
      </w:r>
      <w:r w:rsidR="007E2CC2" w:rsidRPr="007E2CC2">
        <w:rPr>
          <w:kern w:val="0"/>
          <w:vertAlign w:val="superscript"/>
        </w:rPr>
        <w:t>36,38,44–49</w:t>
      </w:r>
      <w:r w:rsidR="002A758F">
        <w:fldChar w:fldCharType="end"/>
      </w:r>
      <w:r w:rsidRPr="00735A0B">
        <w:t>, these efforts remain limited in scope. Existing work has demonstrated decoding of 2-3 broad semantic categories</w:t>
      </w:r>
      <w:r w:rsidR="000B3011">
        <w:fldChar w:fldCharType="begin"/>
      </w:r>
      <w:r w:rsidR="002E502C">
        <w:instrText xml:space="preserve"> ADDIN ZOTERO_ITEM CSL_CITATION {"citationID":"JaI1m0h1","properties":{"unsorted":false,"formattedCitation":"\\super 36,38,44\\nosupersub{}","plainCitation":"36,38,44","noteIndex":0},"citationItems":[{"id":2423,"uris":["http://zotero.org/users/11232516/items/YHAZQEEI"],"itemData":{"id":2423,"type":"article-journal","abstract":"Electrocorticograms (ECoG) provide a unique opportunity to monitor neural activity directly at the cortical surface. Ten patients with subdural electrodes covering ventral and lateral anterior temporal regions (ATL) performed a picture naming task. Temporal representational similarity analysis (RSA) was used, for the first time, to compare spatio-temporal neural patterns from the ATL surface with pre-defined theoretical models. The results indicate that the neural activity in the ventral subregion of the ATL codes semantic representations from 250 msec after picture onset. The observed activation similarity was not related to the visual similarity of the pictures or the phonological similarity of their names. In keeping with convergent evidence for the importance of the ATL in semantic processing, these results provide the first direct evidence of semantic coding from the surface of the ventral ATL and its time-course.","container-title":"Cortex","DOI":"10.1016/j.cortex.2016.02.015","ISSN":"0010-9452","journalAbbreviation":"Cortex","page":"1-13","source":"ScienceDirect","title":"The ‘when’ and ‘where’ of semantic coding in the anterior temporal lobe: Temporal representational similarity analysis of electrocorticogram data","title-short":"The ‘when’ and ‘where’ of semantic coding in the anterior temporal lobe","volume":"79","author":[{"family":"Chen","given":"Y."},{"family":"Shimotake","given":"A."},{"family":"Matsumoto","given":"R."},{"family":"Kunieda","given":"T."},{"family":"Kikuchi","given":"T."},{"family":"Miyamoto","given":"S."},{"family":"Fukuyama","given":"H."},{"family":"Takahashi","given":"R."},{"family":"Ikeda","given":"A."},{"family":"Lambon Ralph","given":"M. A."}],"issued":{"date-parts":[["2016",6,1]]}}},{"id":3337,"uris":["http://zotero.org/users/11232516/items/X6VVG4ND"],"itemData":{"id":3337,"type":"article","abstract":"Intracranial electrophysiology offers a unique insight into the nature of information representation in the brain – it can be used to disentangle information encoded in local neuronal activity (gamma and high gamma frequencies) from information encoded via long-range interactions (lower frequencies). We used regularised logistic regression to decode animacy from time-frequency power and phase extracted from electrocorticography (ECoG) grid electrode data recorded on the surface of human vATL. Power in gamma (30 – 60 Hz) and high gamma (60 – 200 Hz) produced reliable decoding, indicating that semantic information is indeed expressed by local populations in vATL. However, power from a wide range of frequencies (4 – 200 Hz) produced significantly higher decoding accuracy and also exhibited the same rapidly-changing dynamic code previously observed when decoding voltage. These findings support the theory that semantic information is encoded by a local vATL “hub” that interacts with distributed cortical “spokes”.","DOI":"10.1101/2025.04.17.649404","language":"en","license":"© 2025, Posted by Cold Spring Harbor Laboratory. This pre-print is available under a Creative Commons License (Attribution 4.0 International), CC BY 4.0, as described at http://creativecommons.org/licenses/by/4.0/","note":"page: 2025.04.17.649404\nsection: New Results","publisher":"bioRxiv","source":"bioRxiv","title":"All spectral frequencies of neural activity reveal semantic representation in the human anterior ventral temporal cortex","URL":"https://www.biorxiv.org/content/10.1101/2025.04.17.649404v3","author":[{"family":"Frisby","given":"Saskia L."},{"family":"Halai","given":"Ajay D."},{"family":"Cox","given":"Christopher R."},{"family":"Clarke","given":"Alex"},{"family":"Shimotake","given":"Akihiro"},{"family":"Kikuchi","given":"Takayuki"},{"family":"Kuneida","given":"Takeharu"},{"family":"Arakawa","given":"Yoshiki"},{"family":"Takahashi","given":"Ryosuke"},{"family":"Ikeda","given":"Akio"},{"family":"Matsumoto","given":"Riki"},{"family":"Rogers","given":"Timothy T."},{"family":"Ralph","given":"Matthew A. Lambon"}],"accessed":{"date-parts":[["2025",9,28]]},"issued":{"date-parts":[["2025",6,10]]}}},{"id":"6cYg1Whu/zqx655sR","uris":["http://zotero.org/users/11232516/items/XVBLJFMC"],"itemData":{"id":"mzwlrvkq/O2qNyJ30","type":"article-journal","abstract":"This study examined the feasibility of decoding semantic information from human cortical activity. Four human subjects undergoing presurgical brain mapping and seizure foci localization participated in this study. Electrocorticographic (ECoG) signals were recorded while the subjects performed simple language tasks involving semantic information processing, such as a picture naming task where subjects named pictures of objects belonging to different semantic categories. Robust high-gamma band (60-120 Hz) activation was observed at the left inferior frontal gyrus (LIFG) and the posterior portion of the superior temporal gyrus (pSTG) with a temporal sequence corresponding to speech production and perception. Furthermore, Gaussian Naïve Bayes and Support Vector Machine classifiers, two commonly used machine learning algorithms for pattern recognition, were able to predict the semantic category of an object using cortical activity captured by ECoG electrodes covering the frontal, temporal and parietal cortices. These findings have implications for both basic neuroscience research and development of semantic-based brain-computer interface systems (BCI) that can help individuals with severe motor or communication disorders to express their intention and thoughts.","container-title":"Annual International Conference of the IEEE Engineering in Medicine and Biology Society. IEEE Engineering in Medicine and Biology Society. Annual International Conference","DOI":"10.1109/IEMBS.2011.6091553","ISSN":"2694-0604","journalAbbreviation":"Annu Int Conf IEEE Eng Med Biol Soc","language":"eng","page":"6294-6298","PMID":"22255777","source":"PubMed","title":"Decoding semantic information from human electrocorticographic (ECoG) signals","volume":"2011","author":[{"family":"Wang","given":"Wei"},{"family":"Degenhart","given":"Alan D."},{"family":"Sudre","given":"Gustavo P."},{"family":"Pomerleau","given":"Dean A."},{"family":"Tyler-Kabara","given":"Elizabeth C."}],"issued":{"date-parts":[["2011"]]}}}],"schema":"https://github.com/citation-style-language/schema/raw/master/csl-citation.json"} </w:instrText>
      </w:r>
      <w:r w:rsidR="000B3011">
        <w:fldChar w:fldCharType="separate"/>
      </w:r>
      <w:r w:rsidR="007E2CC2" w:rsidRPr="007E2CC2">
        <w:rPr>
          <w:kern w:val="0"/>
          <w:vertAlign w:val="superscript"/>
        </w:rPr>
        <w:t>36,38,44</w:t>
      </w:r>
      <w:r w:rsidR="000B3011">
        <w:fldChar w:fldCharType="end"/>
      </w:r>
      <w:r w:rsidRPr="00735A0B">
        <w:t xml:space="preserve"> or coarse positions within semantic vector spaces</w:t>
      </w:r>
      <w:r w:rsidR="00805A98">
        <w:fldChar w:fldCharType="begin"/>
      </w:r>
      <w:r w:rsidR="007E2CC2">
        <w:instrText xml:space="preserve"> ADDIN ZOTERO_ITEM CSL_CITATION {"citationID":"4xPohBBR","properties":{"unsorted":false,"formattedCitation":"\\super 45,48,49\\nosupersub{}","plainCitation":"45,48,49","noteIndex":0},"citationItems":[{"id":3305,"uris":["http://zotero.org/users/11232516/items/EMM588NI"],"itemData":{"id":3305,"type":"article-journal","abstract":"Non-invasive neuroimaging studies have shown that semantic category and attribute information are encoded in neural population activity. Electrocorticography (ECoG) offers several advantages over non-invasive approaches, but the degree to which semantic attribute information is encoded in ECoG responses is not known. We recorded ECoG while patients named objects from 12 semantic categories and then trained high-dimensional encoding models to map semantic attributes to spectral-temporal features of the task-related neural responses. Using these semantic attribute encoding models, untrained objects were decoded with accuracies comparable to whole-brain functional Magnetic Resonance Imaging (fMRI), and we observed that high-gamma activity (70–110Hz) at basal occipitotemporal electrodes was associated with specific semantic dimensions (manmade-animate, canonically large-small, and places-tools). Individual patient results were in close agreement with reports from other imaging modalities on the time course and functional organization of semantic processing along the ventral visual pathway during object recognition. The semantic attribute encoding model approach is critical for decoding objects absent from a training set, as well as for studying complex semantic encodings without artificially restricting stimuli to a small number of semantic categories.","container-title":"NeuroImage","DOI":"10.1016/j.neuroimage.2016.12.074","ISSN":"1053-8119","journalAbbreviation":"NeuroImage","page":"318-329","source":"ScienceDirect","title":"Semantic attributes are encoded in human electrocorticographic signals during visual object recognition","volume":"148","author":[{"family":"Rupp","given":"Kyle"},{"family":"Roos","given":"Matthew"},{"family":"Milsap","given":"Griffin"},{"family":"Caceres","given":"Carlos"},{"family":"Ratto","given":"Christopher"},{"family":"Chevillet","given":"Mark"},{"family":"Crone","given":"Nathan E."},{"family":"Wolmetz","given":"Michael"}],"issued":{"date-parts":[["2017",3,1]]}}},{"id":1063,"uris":["http://zotero.org/users/11232516/items/VNF4NPU4"],"itemData":{"id":1063,"type":"article-journal","abstract":"A brain–computer interface that decodes continuous language from non-invasive recordings would have many scientific and practical applications. Currently, however, non-invasive language decoders can only identify stimuli from among a small set of words or phrases. Here we introduce a non-invasive decoder that reconstructs continuous language from cortical semantic representations recorded using functional magnetic resonance imaging (fMRI). Given novel brain recordings, this decoder generates intelligible word sequences that recover the meaning of perceived speech, imagined speech and even silent videos, demonstrating that a single decoder can be applied to a range of tasks. We tested the decoder across cortex and found that continuous language can be separately decoded from multiple regions. As brain–computer interfaces should respect mental privacy, we tested whether successful decoding requires subject cooperation and found that subject cooperation is required both to train and to apply the decoder. Our findings demonstrate the viability of non-invasive language brain–computer interfaces.","container-title":"Nature Neuroscience","DOI":"10.1038/s41593-023-01304-9","ISSN":"1546-1726","issue":"5","journalAbbreviation":"Nat Neurosci","language":"en","license":"2023 The Author(s), under exclusive licence to Springer Nature America, Inc.","page":"858-866","publisher":"Nature Publishing Group","source":"www.nature.com","title":"Semantic reconstruction of continuous language from non-invasive brain recordings","volume":"26","author":[{"family":"Tang","given":"Jerry"},{"family":"LeBel","given":"Amanda"},{"family":"Jain","given":"Shailee"},{"family":"Huth","given":"Alexander G."}],"issued":{"date-parts":[["2023",5]]}}},{"id":3288,"uris":["http://zotero.org/users/11232516/items/EB9GKNHH"],"itemData":{"id":3288,"type":"article-journal","abstract":"Brain decoders that reconstruct language from semantic representations have the potential to improve communication for people with impaired language production. However, training a semantic decoder for a participant currently requires many hours of brain responses to linguistic stimuli, and people with impaired language production often also have impaired language comprehension. In this study, we tested whether language can be decoded from a goal participant without using any linguistic training data from that participant. We trained semantic decoders on brain responses from separate reference participants and then used functional alignment to transfer the decoders to the goal participant. Cross-participant decoder predictions were semantically related to the stimulus words, even when functional alignment was performed using movies with no linguistic content. To assess how much semantic representations are shared between language and vision, we compared functional alignment accuracy using story and movie stimuli and found that performance was comparable in most cortical regions. Finally, we tested whether cross-participant decoders could be robust to lesions by excluding brain regions from the goal participant prior to functional alignment and found that cross-participant decoders do not depend on data from any single brain region. These results demonstrate that cross-participant decoding can reduce the amount of linguistic training data required from a goal participant and potentially enable language decoding from participants who struggle with both language production and language comprehension.","container-title":"Current Biology","DOI":"10.1016/j.cub.2025.01.024","ISSN":"0960-9822","issue":"5","journalAbbreviation":"Current Biology","page":"1023-1032.e6","source":"ScienceDirect","title":"Semantic language decoding across participants and stimulus modalities","volume":"35","author":[{"family":"Tang","given":"Jerry"},{"family":"Huth","given":"Alexander G."}],"issued":{"date-parts":[["2025",3,10]]}}}],"schema":"https://github.com/citation-style-language/schema/raw/master/csl-citation.json"} </w:instrText>
      </w:r>
      <w:r w:rsidR="00805A98">
        <w:fldChar w:fldCharType="separate"/>
      </w:r>
      <w:r w:rsidR="007E2CC2" w:rsidRPr="007E2CC2">
        <w:rPr>
          <w:kern w:val="0"/>
          <w:vertAlign w:val="superscript"/>
        </w:rPr>
        <w:t>45,48,49</w:t>
      </w:r>
      <w:r w:rsidR="00805A98">
        <w:fldChar w:fldCharType="end"/>
      </w:r>
      <w:r w:rsidRPr="00735A0B">
        <w:t>, but has not resolved finer-grained distinctions approaching specific word identity</w:t>
      </w:r>
      <w:r w:rsidR="001600E5">
        <w:fldChar w:fldCharType="begin"/>
      </w:r>
      <w:r w:rsidR="007E2CC2">
        <w:instrText xml:space="preserve"> ADDIN ZOTERO_ITEM CSL_CITATION {"citationID":"NDk1hufV","properties":{"unsorted":false,"formattedCitation":"\\super 46\\nosupersub{}","plainCitation":"46","noteIndex":0},"citationItems":[{"id":2421,"uris":["http://zotero.org/users/11232516/items/DM5VGMDL"],"itemData":{"id":2421,"type":"article","abstract":"Brain-computer interfaces (BCIs) hold promise for restoring natural language production capabilities in patients with speech impairments, potentially enabling smooth conversation that conveys meaningful information via synthesized words. While considerable progress has been made in decoding phonetic features of speech, our ability to extract lexical semantic information (i.e. the meaning of individual words) from neural activity remains largely unexplored. Moreover, most existing BCI research has relied on controlled experimental paradigms rather than natural conversation, limiting our understanding of semantic decoding in ecological contexts. Here, we investigated the feasibility of decoding lexical semantic information from stereo-electroencephalography (sEEG) recordings in 14 participants during spontaneous conversation. Using multivariate pattern analysis, we were able to decode word level semantic features during language production with an average accuracy of 21% across all participants compared to a chance level of 10%. This semantic decoding remained robust across different semantic representations while maintaining specificity to semantic features. Further, we identified a distributed left-lateralized network spanning precentral gyrus, pars triangularis, and middle temporal cortex, with low-frequency oscillations showing stronger contributions. Together, our results establish the feasibility of extracting word meanings from neural activity during natural speech production and demonstrate the potential for decoding semantic content from unconstrained speech.","DOI":"10.1101/2025.02.10.637051","language":"en","license":"© 2025, Posted by Cold Spring Harbor Laboratory. This pre-print is available under a Creative Commons License (Attribution-NonCommercial 4.0 International), CC BY-NC 4.0, as described at http://creativecommons.org/licenses/by-nc/4.0/","note":"page: 2025.02.10.637051\nsection: New Results","publisher":"bioRxiv","source":"bioRxiv","title":"Decoding semantics from natural speech using human intracranial EEG","URL":"https://www.biorxiv.org/content/10.1101/2025.02.10.637051v1","author":[{"family":"Pescatore","given":"Camille R. C."},{"family":"Zhang","given":"Haoyu"},{"family":"Hadjinicolaou","given":"Alex E."},{"family":"Paulk","given":"Angelique C."},{"family":"Rolston","given":"John D."},{"family":"Richardson","given":"R. Mark"},{"family":"Williams","given":"Ziv M."},{"family":"Cai","given":"Jing"},{"family":"Cash","given":"Sydney S."}],"accessed":{"date-parts":[["2025",5,23]]},"issued":{"date-parts":[["2025",2,11]]}}}],"schema":"https://github.com/citation-style-language/schema/raw/master/csl-citation.json"} </w:instrText>
      </w:r>
      <w:r w:rsidR="001600E5">
        <w:fldChar w:fldCharType="separate"/>
      </w:r>
      <w:r w:rsidR="007E2CC2" w:rsidRPr="007E2CC2">
        <w:rPr>
          <w:kern w:val="0"/>
          <w:vertAlign w:val="superscript"/>
        </w:rPr>
        <w:t>46</w:t>
      </w:r>
      <w:r w:rsidR="001600E5">
        <w:fldChar w:fldCharType="end"/>
      </w:r>
      <w:r w:rsidRPr="00735A0B">
        <w:t>. Spatiotemporally, prior characterizations are further constrained: fMRI studies</w:t>
      </w:r>
      <w:r w:rsidR="001600E5">
        <w:fldChar w:fldCharType="begin"/>
      </w:r>
      <w:r w:rsidR="007E2CC2">
        <w:instrText xml:space="preserve"> ADDIN ZOTERO_ITEM CSL_CITATION {"citationID":"lu0bYBWg","properties":{"unsorted":false,"formattedCitation":"\\super 48,49\\nosupersub{}","plainCitation":"48,49","noteIndex":0},"citationItems":[{"id":1063,"uris":["http://zotero.org/users/11232516/items/VNF4NPU4"],"itemData":{"id":1063,"type":"article-journal","abstract":"A brain–computer interface that decodes continuous language from non-invasive recordings would have many scientific and practical applications. Currently, however, non-invasive language decoders can only identify stimuli from among a small set of words or phrases. Here we introduce a non-invasive decoder that reconstructs continuous language from cortical semantic representations recorded using functional magnetic resonance imaging (fMRI). Given novel brain recordings, this decoder generates intelligible word sequences that recover the meaning of perceived speech, imagined speech and even silent videos, demonstrating that a single decoder can be applied to a range of tasks. We tested the decoder across cortex and found that continuous language can be separately decoded from multiple regions. As brain–computer interfaces should respect mental privacy, we tested whether successful decoding requires subject cooperation and found that subject cooperation is required both to train and to apply the decoder. Our findings demonstrate the viability of non-invasive language brain–computer interfaces.","container-title":"Nature Neuroscience","DOI":"10.1038/s41593-023-01304-9","ISSN":"1546-1726","issue":"5","journalAbbreviation":"Nat Neurosci","language":"en","license":"2023 The Author(s), under exclusive licence to Springer Nature America, Inc.","page":"858-866","publisher":"Nature Publishing Group","source":"www.nature.com","title":"Semantic reconstruction of continuous language from non-invasive brain recordings","volume":"26","author":[{"family":"Tang","given":"Jerry"},{"family":"LeBel","given":"Amanda"},{"family":"Jain","given":"Shailee"},{"family":"Huth","given":"Alexander G."}],"issued":{"date-parts":[["2023",5]]}}},{"id":3288,"uris":["http://zotero.org/users/11232516/items/EB9GKNHH"],"itemData":{"id":3288,"type":"article-journal","abstract":"Brain decoders that reconstruct language from semantic representations have the potential to improve communication for people with impaired language production. However, training a semantic decoder for a participant currently requires many hours of brain responses to linguistic stimuli, and people with impaired language production often also have impaired language comprehension. In this study, we tested whether language can be decoded from a goal participant without using any linguistic training data from that participant. We trained semantic decoders on brain responses from separate reference participants and then used functional alignment to transfer the decoders to the goal participant. Cross-participant decoder predictions were semantically related to the stimulus words, even when functional alignment was performed using movies with no linguistic content. To assess how much semantic representations are shared between language and vision, we compared functional alignment accuracy using story and movie stimuli and found that performance was comparable in most cortical regions. Finally, we tested whether cross-participant decoders could be robust to lesions by excluding brain regions from the goal participant prior to functional alignment and found that cross-participant decoders do not depend on data from any single brain region. These results demonstrate that cross-participant decoding can reduce the amount of linguistic training data required from a goal participant and potentially enable language decoding from participants who struggle with both language production and language comprehension.","container-title":"Current Biology","DOI":"10.1016/j.cub.2025.01.024","ISSN":"0960-9822","issue":"5","journalAbbreviation":"Current Biology","page":"1023-1032.e6","source":"ScienceDirect","title":"Semantic language decoding across participants and stimulus modalities","volume":"35","author":[{"family":"Tang","given":"Jerry"},{"family":"Huth","given":"Alexander G."}],"issued":{"date-parts":[["2025",3,10]]}}}],"schema":"https://github.com/citation-style-language/schema/raw/master/csl-citation.json"} </w:instrText>
      </w:r>
      <w:r w:rsidR="001600E5">
        <w:fldChar w:fldCharType="separate"/>
      </w:r>
      <w:r w:rsidR="007E2CC2" w:rsidRPr="007E2CC2">
        <w:rPr>
          <w:kern w:val="0"/>
          <w:vertAlign w:val="superscript"/>
        </w:rPr>
        <w:t>48,49</w:t>
      </w:r>
      <w:r w:rsidR="001600E5">
        <w:fldChar w:fldCharType="end"/>
      </w:r>
      <w:r w:rsidRPr="00735A0B">
        <w:t xml:space="preserve"> offer strong spatial localization but lack precise enough temporal resolution</w:t>
      </w:r>
      <w:r w:rsidR="003B2494">
        <w:fldChar w:fldCharType="begin"/>
      </w:r>
      <w:r w:rsidR="007E2CC2">
        <w:instrText xml:space="preserve"> ADDIN ZOTERO_ITEM CSL_CITATION {"citationID":"KVPC8U4a","properties":{"unsorted":false,"formattedCitation":"\\super 50\\nosupersub{}","plainCitation":"50","noteIndex":0},"citationItems":[{"id":4166,"uris":["http://zotero.org/users/11232516/items/R8PJ42RL"],"itemData":{"id":4166,"type":"article-journal","abstract":"&lt;h2&gt;Abstract&lt;/h2&gt;&lt;p&gt;Functional magnetic resonance imaging (fMRI) can provide maps of brain activation with millimeter spatial resolution but is limited in its temporal resolution to the order of seconds. Here, we describe a technique that combines structural and functional MRI with magnetoencephalography (MEG) to obtain spatiotemporal maps of human brain activity with millisecond temporal resolution. This new technique was used to obtain dynamic statistical parametric maps of cortical activity during semantic processing of visually presented words. An initial wave of activity was found to spread rapidly from occipital visual cortex to temporal, parietal, and frontal areas within 185 ms, with a high degree of temporal overlap between different areas. Repetition effects were observed in many of the same areas following this initial wave of activation, providing evidence for the involvement of feedback mechanisms in repetition priming.&lt;/p&gt;","container-title":"Neuron","DOI":"10.1016/S0896-6273(00)81138-1","ISSN":"0896-6273","issue":"1","journalAbbreviation":"Neuron","language":"English","page":"55-67","PMID":"10798392","publisher":"Elsevier","source":"www.cell.com","title":"Dynamic statistical parametric mapping: combining fMRI and MEG for high-resolution imaging of cortical activity","title-short":"Dynamic statistical parametric mapping","volume":"26","author":[{"family":"Dale","given":"Anders M."},{"family":"Liu","given":"Arthur K."},{"family":"Fischl","given":"Bruce R."},{"family":"Buckner","given":"Randy L."},{"family":"Belliveau","given":"John W."},{"family":"Lewine","given":"Jeffrey D."},{"family":"Halgren","given":"Eric"}],"issued":{"date-parts":[["2000",4,1]]}}}],"schema":"https://github.com/citation-style-language/schema/raw/master/csl-citation.json"} </w:instrText>
      </w:r>
      <w:r w:rsidR="003B2494">
        <w:fldChar w:fldCharType="separate"/>
      </w:r>
      <w:r w:rsidR="007E2CC2" w:rsidRPr="007E2CC2">
        <w:rPr>
          <w:kern w:val="0"/>
          <w:vertAlign w:val="superscript"/>
        </w:rPr>
        <w:t>50</w:t>
      </w:r>
      <w:r w:rsidR="003B2494">
        <w:fldChar w:fldCharType="end"/>
      </w:r>
      <w:r w:rsidRPr="00735A0B">
        <w:t xml:space="preserve"> to resolve the rapid dynamics of lexical access</w:t>
      </w:r>
      <w:r w:rsidR="003B2494">
        <w:fldChar w:fldCharType="begin"/>
      </w:r>
      <w:r w:rsidR="007E2CC2">
        <w:instrText xml:space="preserve"> ADDIN ZOTERO_ITEM CSL_CITATION {"citationID":"nSQuRFww","properties":{"unsorted":false,"formattedCitation":"\\super 22,23,51\\nosupersub{}","plainCitation":"22,23,51","noteIndex":0},"citationItems":[{"id":2455,"uris":["http://zotero.org/users/11232516/items/VZASPDGN"],"itemData":{"id":2455,"type":"article-journal","abstract":"In the first decade of neurocognitive word production research the predominant approach was brain mapping, i.e., investigating the regional cerebral brain activation patterns correlated with word production tasks, such as picture naming and word generation. Indefrey and Levelt (2004) conducted a comprehensive meta-analysis of word production studies that used this approach and combined the resulting spatial information on neural correlates of component processes of word production with information on the time course of word production provided by behavioral and electromagnetic studies. In recent years, neurocognitive word production research has seen a major change toward a hypothesis-testing approach. This approach is characterized by the design of experimental variables modulating single component processes of word production and testing for predicted effects on spatial or temporal neurocognitive signatures of these components. This change was accompanied by the development of a broader spectrum of measurement and analysis techniques. The article reviews the findings of recent studies using the new approach. The time course assumptions of Indefrey and Levelt (2004) have largely been confirmed requiring only minor adaptations. Adaptations of the brain structure/function relationships proposed by Indefrey and Levelt (2004) include the precise role of subregions of the left inferior frontal gyrus as well as a probable, yet to date unclear role of the inferior parietal cortex in word production.","container-title":"Frontiers in Psychology","DOI":"10.3389/fpsyg.2011.00255","ISSN":"1664-1078","journalAbbreviation":"Front Psychol","language":"eng","page":"255","PMID":"22016740","PMCID":"PMC3191502","source":"PubMed","title":"The spatial and temporal signatures of word production components: a critical update","title-short":"The spatial and temporal signatures of word production components","volume":"2","author":[{"family":"Indefrey","given":"Peter"}],"issued":{"date-parts":[["2011"]]}}},{"id":1059,"uris":["http://zotero.org/users/11232516/items/VHVVLAYX"],"itemData":{"id":1059,"type":"article-journal","abstract":"Words, grammar, and phonology are linguistically distinct, yet their neural substrates are difficult to distinguish in macroscopic brain regions. We investigated whether they can be separated in time and space at the circuit level using intracranial electrophysiology (ICE), namely by recording local field potentials from populations of neurons using electrodes implanted in language-related brain regions while people read words verbatim or grammatically inflected them (present/past or singular/plural). Neighboring probes within Broca’s area revealed distinct neuronal activity for lexical (~200 milliseconds), grammatical (~320 milliseconds), and phonological (~450 milliseconds) processing, identically for nouns and verbs, in a region activated in the same patients and task in functional magnetic resonance imaging. This suggests that a linguistic processing sequence predicted on computational grounds is implemented in the brain in fine-grained spatiotemporally patterned activity.","container-title":"Science","DOI":"10.1126/science.1174481","issue":"5951","page":"445-449","publisher":"American Association for the Advancement of Science","source":"science.org (Atypon)","title":"Sequential processing of lexical, grammatical, and phonological information within broca’s area","volume":"326","author":[{"family":"Sahin","given":"Ned T."},{"family":"Pinker","given":"Steven"},{"family":"Cash","given":"Sydney S."},{"family":"Schomer","given":"Donald"},{"family":"Halgren","given":"Eric"}],"issued":{"date-parts":[["2009",10,16]]}}},{"id":2461,"uris":["http://zotero.org/users/11232516/items/I7NCUDBS"],"itemData":{"id":2461,"type":"article-journal","abstract":"For over a century neuroscientists have debated the dynamics by which human cortical language networks allow words to be spoken. Although it is widely accepted that Broca’s area in the left inferior frontal gyrus plays an important role in this process, it was not possible, until recently, to detail the timing of its recruitment relative to other language areas, nor how it interacts with these areas during word production. Using direct cortical surface recordings in neurosurgical patients, we studied the evolution of activity in cortical neuronal populations, as well as the Granger causal interactions between them. We found that, during the cued production of words, a temporal cascade of neural activity proceeds from sensory representations of words in temporal cortex to their corresponding articulatory gestures in motor cortex. Broca’s area mediates this cascade through reciprocal interactions with temporal and frontal motor regions. Contrary to classic notions of the role of Broca’s area in speech, while motor cortex is activated during spoken responses, Broca’s area is surprisingly silent. Moreover, when novel strings of articulatory gestures must be produced in response to nonword stimuli, neural activity is enhanced in Broca’s area, but not in motor cortex. These unique data provide evidence that Broca’s area coordinates the transformation of information across large-scale cortical networks involved in spoken word production. In this role, Broca’s area formulates an appropriate articulatory code to be implemented by motor cortex.","container-title":"Proceedings of the National Academy of Sciences","DOI":"10.1073/pnas.1414491112","issue":"9","page":"2871-2875","publisher":"Proceedings of the National Academy of Sciences","source":"pnas.org (Atypon)","title":"Redefining the role of Broca’s area in speech","volume":"112","author":[{"family":"Flinker","given":"Adeen"},{"family":"Korzeniewska","given":"Anna"},{"family":"Shestyuk","given":"Avgusta Y."},{"family":"Franaszczuk","given":"Piotr J."},{"family":"Dronkers","given":"Nina F."},{"family":"Knight","given":"Robert T."},{"family":"Crone","given":"Nathan E."}],"issued":{"date-parts":[["2015",3,3]]}}}],"schema":"https://github.com/citation-style-language/schema/raw/master/csl-citation.json"} </w:instrText>
      </w:r>
      <w:r w:rsidR="003B2494">
        <w:fldChar w:fldCharType="separate"/>
      </w:r>
      <w:r w:rsidR="007E2CC2" w:rsidRPr="007E2CC2">
        <w:rPr>
          <w:kern w:val="0"/>
          <w:vertAlign w:val="superscript"/>
        </w:rPr>
        <w:t>22,23,51</w:t>
      </w:r>
      <w:r w:rsidR="003B2494">
        <w:fldChar w:fldCharType="end"/>
      </w:r>
      <w:r w:rsidRPr="00735A0B">
        <w:t xml:space="preserve">, while the few studies that have examined semantic decoding </w:t>
      </w:r>
      <w:commentRangeStart w:id="1"/>
      <w:r w:rsidRPr="00735A0B">
        <w:t>using intracranial recordings</w:t>
      </w:r>
      <w:commentRangeEnd w:id="1"/>
      <w:r w:rsidR="00CC586F" w:rsidRPr="00735A0B">
        <w:rPr>
          <w:rStyle w:val="CommentReference"/>
          <w:sz w:val="22"/>
          <w:szCs w:val="22"/>
        </w:rPr>
        <w:commentReference w:id="1"/>
      </w:r>
      <w:r w:rsidRPr="00735A0B">
        <w:t xml:space="preserve"> have not explicitly targeted or isolated temporoparietal areas as the decoding source</w:t>
      </w:r>
      <w:r w:rsidR="0007399E">
        <w:fldChar w:fldCharType="begin"/>
      </w:r>
      <w:r w:rsidR="002E502C">
        <w:instrText xml:space="preserve"> ADDIN ZOTERO_ITEM CSL_CITATION {"citationID":"hMpkr1mM","properties":{"unsorted":false,"formattedCitation":"\\super 36,38,44\\uc0\\u8211{}46\\nosupersub{}","plainCitation":"36,38,44–46","noteIndex":0},"citationItems":[{"id":2423,"uris":["http://zotero.org/users/11232516/items/YHAZQEEI"],"itemData":{"id":2423,"type":"article-journal","abstract":"Electrocorticograms (ECoG) provide a unique opportunity to monitor neural activity directly at the cortical surface. Ten patients with subdural electrodes covering ventral and lateral anterior temporal regions (ATL) performed a picture naming task. Temporal representational similarity analysis (RSA) was used, for the first time, to compare spatio-temporal neural patterns from the ATL surface with pre-defined theoretical models. The results indicate that the neural activity in the ventral subregion of the ATL codes semantic representations from 250 msec after picture onset. The observed activation similarity was not related to the visual similarity of the pictures or the phonological similarity of their names. In keeping with convergent evidence for the importance of the ATL in semantic processing, these results provide the first direct evidence of semantic coding from the surface of the ventral ATL and its time-course.","container-title":"Cortex","DOI":"10.1016/j.cortex.2016.02.015","ISSN":"0010-9452","journalAbbreviation":"Cortex","page":"1-13","source":"ScienceDirect","title":"The ‘when’ and ‘where’ of semantic coding in the anterior temporal lobe: Temporal representational similarity analysis of electrocorticogram data","title-short":"The ‘when’ and ‘where’ of semantic coding in the anterior temporal lobe","volume":"79","author":[{"family":"Chen","given":"Y."},{"family":"Shimotake","given":"A."},{"family":"Matsumoto","given":"R."},{"family":"Kunieda","given":"T."},{"family":"Kikuchi","given":"T."},{"family":"Miyamoto","given":"S."},{"family":"Fukuyama","given":"H."},{"family":"Takahashi","given":"R."},{"family":"Ikeda","given":"A."},{"family":"Lambon Ralph","given":"M. A."}],"issued":{"date-parts":[["2016",6,1]]}}},{"id":3337,"uris":["http://zotero.org/users/11232516/items/X6VVG4ND"],"itemData":{"id":3337,"type":"article","abstract":"Intracranial electrophysiology offers a unique insight into the nature of information representation in the brain – it can be used to disentangle information encoded in local neuronal activity (gamma and high gamma frequencies) from information encoded via long-range interactions (lower frequencies). We used regularised logistic regression to decode animacy from time-frequency power and phase extracted from electrocorticography (ECoG) grid electrode data recorded on the surface of human vATL. Power in gamma (30 – 60 Hz) and high gamma (60 – 200 Hz) produced reliable decoding, indicating that semantic information is indeed expressed by local populations in vATL. However, power from a wide range of frequencies (4 – 200 Hz) produced significantly higher decoding accuracy and also exhibited the same rapidly-changing dynamic code previously observed when decoding voltage. These findings support the theory that semantic information is encoded by a local vATL “hub” that interacts with distributed cortical “spokes”.","DOI":"10.1101/2025.04.17.649404","language":"en","license":"© 2025, Posted by Cold Spring Harbor Laboratory. This pre-print is available under a Creative Commons License (Attribution 4.0 International), CC BY 4.0, as described at http://creativecommons.org/licenses/by/4.0/","note":"page: 2025.04.17.649404\nsection: New Results","publisher":"bioRxiv","source":"bioRxiv","title":"All spectral frequencies of neural activity reveal semantic representation in the human anterior ventral temporal cortex","URL":"https://www.biorxiv.org/content/10.1101/2025.04.17.649404v3","author":[{"family":"Frisby","given":"Saskia L."},{"family":"Halai","given":"Ajay D."},{"family":"Cox","given":"Christopher R."},{"family":"Clarke","given":"Alex"},{"family":"Shimotake","given":"Akihiro"},{"family":"Kikuchi","given":"Takayuki"},{"family":"Kuneida","given":"Takeharu"},{"family":"Arakawa","given":"Yoshiki"},{"family":"Takahashi","given":"Ryosuke"},{"family":"Ikeda","given":"Akio"},{"family":"Matsumoto","given":"Riki"},{"family":"Rogers","given":"Timothy T."},{"family":"Ralph","given":"Matthew A. Lambon"}],"accessed":{"date-parts":[["2025",9,28]]},"issued":{"date-parts":[["2025",6,10]]}}},{"id":"6cYg1Whu/zqx655sR","uris":["http://zotero.org/users/11232516/items/XVBLJFMC"],"itemData":{"id":"mzwlrvkq/O2qNyJ30","type":"article-journal","abstract":"This study examined the feasibility of decoding semantic information from human cortical activity. Four human subjects undergoing presurgical brain mapping and seizure foci localization participated in this study. Electrocorticographic (ECoG) signals were recorded while the subjects performed simple language tasks involving semantic information processing, such as a picture naming task where subjects named pictures of objects belonging to different semantic categories. Robust high-gamma band (60-120 Hz) activation was observed at the left inferior frontal gyrus (LIFG) and the posterior portion of the superior temporal gyrus (pSTG) with a temporal sequence corresponding to speech production and perception. Furthermore, Gaussian Naïve Bayes and Support Vector Machine classifiers, two commonly used machine learning algorithms for pattern recognition, were able to predict the semantic category of an object using cortical activity captured by ECoG electrodes covering the frontal, temporal and parietal cortices. These findings have implications for both basic neuroscience research and development of semantic-based brain-computer interface systems (BCI) that can help individuals with severe motor or communication disorders to express their intention and thoughts.","container-title":"Annual International Conference of the IEEE Engineering in Medicine and Biology Society. IEEE Engineering in Medicine and Biology Society. Annual International Conference","DOI":"10.1109/IEMBS.2011.6091553","ISSN":"2694-0604","journalAbbreviation":"Annu Int Conf IEEE Eng Med Biol Soc","language":"eng","page":"6294-6298","PMID":"22255777","source":"PubMed","title":"Decoding semantic information from human electrocorticographic (ECoG) signals","volume":"2011","author":[{"family":"Wang","given":"Wei"},{"family":"Degenhart","given":"Alan D."},{"family":"Sudre","given":"Gustavo P."},{"family":"Pomerleau","given":"Dean A."},{"family":"Tyler-Kabara","given":"Elizabeth C."}],"issued":{"date-parts":[["2011"]]}}},{"id":3305,"uris":["http://zotero.org/users/11232516/items/EMM588NI"],"itemData":{"id":3305,"type":"article-journal","abstract":"Non-invasive neuroimaging studies have shown that semantic category and attribute information are encoded in neural population activity. Electrocorticography (ECoG) offers several advantages over non-invasive approaches, but the degree to which semantic attribute information is encoded in ECoG responses is not known. We recorded ECoG while patients named objects from 12 semantic categories and then trained high-dimensional encoding models to map semantic attributes to spectral-temporal features of the task-related neural responses. Using these semantic attribute encoding models, untrained objects were decoded with accuracies comparable to whole-brain functional Magnetic Resonance Imaging (fMRI), and we observed that high-gamma activity (70–110Hz) at basal occipitotemporal electrodes was associated with specific semantic dimensions (manmade-animate, canonically large-small, and places-tools). Individual patient results were in close agreement with reports from other imaging modalities on the time course and functional organization of semantic processing along the ventral visual pathway during object recognition. The semantic attribute encoding model approach is critical for decoding objects absent from a training set, as well as for studying complex semantic encodings without artificially restricting stimuli to a small number of semantic categories.","container-title":"NeuroImage","DOI":"10.1016/j.neuroimage.2016.12.074","ISSN":"1053-8119","journalAbbreviation":"NeuroImage","page":"318-329","source":"ScienceDirect","title":"Semantic attributes are encoded in human electrocorticographic signals during visual object recognition","volume":"148","author":[{"family":"Rupp","given":"Kyle"},{"family":"Roos","given":"Matthew"},{"family":"Milsap","given":"Griffin"},{"family":"Caceres","given":"Carlos"},{"family":"Ratto","given":"Christopher"},{"family":"Chevillet","given":"Mark"},{"family":"Crone","given":"Nathan E."},{"family":"Wolmetz","given":"Michael"}],"issued":{"date-parts":[["2017",3,1]]}}},{"id":2421,"uris":["http://zotero.org/users/11232516/items/DM5VGMDL"],"itemData":{"id":2421,"type":"article","abstract":"Brain-computer interfaces (BCIs) hold promise for restoring natural language production capabilities in patients with speech impairments, potentially enabling smooth conversation that conveys meaningful information via synthesized words. While considerable progress has been made in decoding phonetic features of speech, our ability to extract lexical semantic information (i.e. the meaning of individual words) from neural activity remains largely unexplored. Moreover, most existing BCI research has relied on controlled experimental paradigms rather than natural conversation, limiting our understanding of semantic decoding in ecological contexts. Here, we investigated the feasibility of decoding lexical semantic information from stereo-electroencephalography (sEEG) recordings in 14 participants during spontaneous conversation. Using multivariate pattern analysis, we were able to decode word level semantic features during language production with an average accuracy of 21% across all participants compared to a chance level of 10%. This semantic decoding remained robust across different semantic representations while maintaining specificity to semantic features. Further, we identified a distributed left-lateralized network spanning precentral gyrus, pars triangularis, and middle temporal cortex, with low-frequency oscillations showing stronger contributions. Together, our results establish the feasibility of extracting word meanings from neural activity during natural speech production and demonstrate the potential for decoding semantic content from unconstrained speech.","DOI":"10.1101/2025.02.10.637051","language":"en","license":"© 2025, Posted by Cold Spring Harbor Laboratory. This pre-print is available under a Creative Commons License (Attribution-NonCommercial 4.0 International), CC BY-NC 4.0, as described at http://creativecommons.org/licenses/by-nc/4.0/","note":"page: 2025.02.10.637051\nsection: New Results","publisher":"bioRxiv","source":"bioRxiv","title":"Decoding semantics from natural speech using human intracranial EEG","URL":"https://www.biorxiv.org/content/10.1101/2025.02.10.637051v1","author":[{"family":"Pescatore","given":"Camille R. C."},{"family":"Zhang","given":"Haoyu"},{"family":"Hadjinicolaou","given":"Alex E."},{"family":"Paulk","given":"Angelique C."},{"family":"Rolston","given":"John D."},{"family":"Richardson","given":"R. Mark"},{"family":"Williams","given":"Ziv M."},{"family":"Cai","given":"Jing"},{"family":"Cash","given":"Sydney S."}],"accessed":{"date-parts":[["2025",5,23]]},"issued":{"date-parts":[["2025",2,11]]}}}],"schema":"https://github.com/citation-style-language/schema/raw/master/csl-citation.json"} </w:instrText>
      </w:r>
      <w:r w:rsidR="0007399E">
        <w:fldChar w:fldCharType="separate"/>
      </w:r>
      <w:r w:rsidR="007E2CC2" w:rsidRPr="007E2CC2">
        <w:rPr>
          <w:kern w:val="0"/>
          <w:vertAlign w:val="superscript"/>
        </w:rPr>
        <w:t>36,38,44–46</w:t>
      </w:r>
      <w:r w:rsidR="0007399E">
        <w:fldChar w:fldCharType="end"/>
      </w:r>
      <w:r w:rsidRPr="00735A0B">
        <w:t>.</w:t>
      </w:r>
      <w:commentRangeStart w:id="2"/>
      <w:r w:rsidRPr="00735A0B">
        <w:t xml:space="preserve"> </w:t>
      </w:r>
      <w:commentRangeEnd w:id="2"/>
      <w:r w:rsidR="00CC586F" w:rsidRPr="00735A0B">
        <w:rPr>
          <w:rStyle w:val="CommentReference"/>
          <w:sz w:val="22"/>
          <w:szCs w:val="22"/>
        </w:rPr>
        <w:commentReference w:id="2"/>
      </w:r>
      <w:r w:rsidRPr="00735A0B">
        <w:t xml:space="preserve">Overall, questions remain as to whether more granular semantic information, including the exact word a speaker intends to produce, can be decoded from temporoparietal cortices alone—and if so, </w:t>
      </w:r>
      <w:r w:rsidRPr="00735A0B">
        <w:lastRenderedPageBreak/>
        <w:t>which subregions and which temporal features would be most informative for a BCI.</w:t>
      </w:r>
    </w:p>
    <w:p w14:paraId="69EE603F" w14:textId="02BFA6B6" w:rsidR="00B95850" w:rsidRPr="00735A0B" w:rsidRDefault="00B95850" w:rsidP="0099776F">
      <w:r w:rsidRPr="00735A0B">
        <w:t>Here, we directly address the above gaps by leveraging high-resolution electrocorticography (ECoG) and stereo-electroencephalography (sEEG) recordings to characterize the granularity, timing, and spatial distribution of decodable lexical-semantic information within temporoparietal cortices, establishing the empirical foundation for a semantics-based speech BCI targeting patients with frontal lobe damage.</w:t>
      </w:r>
      <w:r w:rsidR="00C23B11" w:rsidRPr="00735A0B">
        <w:t xml:space="preserve"> First, we xxx</w:t>
      </w:r>
      <w:r w:rsidR="00DB41CB" w:rsidRPr="00735A0B">
        <w:t>. Then, we xxx, In the end, we xxxx.</w:t>
      </w:r>
    </w:p>
    <w:p w14:paraId="78EF4313" w14:textId="77777777" w:rsidR="00B95850" w:rsidRPr="00735A0B" w:rsidRDefault="00B95850" w:rsidP="0099776F"/>
    <w:p w14:paraId="0DED2937" w14:textId="77777777" w:rsidR="00B95850" w:rsidRPr="00735A0B" w:rsidRDefault="00B95850" w:rsidP="0099776F"/>
    <w:p w14:paraId="5E52D974" w14:textId="77777777" w:rsidR="00B95850" w:rsidRPr="00735A0B" w:rsidRDefault="00B95850" w:rsidP="0099776F">
      <w:r w:rsidRPr="00735A0B">
        <w:rPr>
          <w:i/>
          <w:iCs/>
        </w:rPr>
        <w:t>Info on amodal semantic hub (should this be in intro or discussion?):</w:t>
      </w:r>
      <w:r w:rsidRPr="00735A0B">
        <w:t xml:space="preserve"> An amodal semantic hub is real but </w:t>
      </w:r>
      <w:r w:rsidRPr="00735A0B">
        <w:rPr>
          <w:i/>
          <w:iCs/>
        </w:rPr>
        <w:t>graded</w:t>
      </w:r>
      <w:r w:rsidRPr="00735A0B">
        <w:t xml:space="preserve">: rTMS to either temporal pole disrupts word and picture semantics equally (Pobric 2010), ventral ATL responds to words/pictures/sounds alike while superior ATL is auditory-specific (Visser 2011), and RSA finds shared word/object structure only in parts of LpMTG/AG/IPS with LIPS truly modality-invariant (Devereux 2013). </w:t>
      </w:r>
      <w:r w:rsidRPr="00735A0B">
        <w:rPr>
          <w:b/>
          <w:bCs/>
        </w:rPr>
        <w:t xml:space="preserve">ECoG of visual vs auditory naming (Nakai 2019) </w:t>
      </w:r>
      <w:r w:rsidRPr="00735A0B">
        <w:t>shows they start in different sensory cortex and differ in timing/prefrontal profile but converge on a shared left-dominant network before speech onset. Cross-modal semantic decoding is feasible and largely shared across cortex (Tang 2025), and simple resampling fixes imbalance without overfitting (Buda 2017)</w:t>
      </w:r>
    </w:p>
    <w:p w14:paraId="2B6D1301" w14:textId="77777777" w:rsidR="00B95850" w:rsidRPr="00735A0B" w:rsidRDefault="00B95850" w:rsidP="0099776F"/>
    <w:p w14:paraId="127EDB5E" w14:textId="77777777" w:rsidR="00B95850" w:rsidRPr="0025127A" w:rsidRDefault="00B95850" w:rsidP="005E00BA">
      <w:pPr>
        <w:pStyle w:val="Heading1"/>
        <w:rPr>
          <w:b w:val="0"/>
        </w:rPr>
      </w:pPr>
      <w:r w:rsidRPr="002007BB">
        <w:t>Results</w:t>
      </w:r>
    </w:p>
    <w:p w14:paraId="27B25BFF" w14:textId="77777777" w:rsidR="00B95850" w:rsidRDefault="00B95850" w:rsidP="005E00BA">
      <w:pPr>
        <w:pStyle w:val="Heading2"/>
        <w:rPr>
          <w:b w:val="0"/>
        </w:rPr>
      </w:pPr>
      <w:r w:rsidRPr="005E00BA">
        <w:t>Modality-independent, above-chance decoding of semantic category and word identity</w:t>
      </w:r>
    </w:p>
    <w:p w14:paraId="00801DFB" w14:textId="77777777" w:rsidR="00B95850" w:rsidRPr="00735A0B" w:rsidRDefault="00B95850" w:rsidP="0099776F">
      <w:pPr>
        <w:pStyle w:val="ListParagraph"/>
        <w:numPr>
          <w:ilvl w:val="0"/>
          <w:numId w:val="1"/>
        </w:numPr>
      </w:pPr>
      <w:r w:rsidRPr="00735A0B">
        <w:t>Peak pre-voice accs using all TP electrodes * [PN/category, PN/word, AN/category]</w:t>
      </w:r>
    </w:p>
    <w:p w14:paraId="4E0ADF94" w14:textId="77777777" w:rsidR="00B95850" w:rsidRPr="00735A0B" w:rsidRDefault="00B95850" w:rsidP="0099776F">
      <w:pPr>
        <w:pStyle w:val="ListParagraph"/>
        <w:numPr>
          <w:ilvl w:val="0"/>
          <w:numId w:val="1"/>
        </w:numPr>
      </w:pPr>
      <w:r w:rsidRPr="00735A0B">
        <w:t xml:space="preserve">Accs across time offsets using all TP electrodes * [PN/category, PN/word, AN/category] </w:t>
      </w:r>
    </w:p>
    <w:p w14:paraId="2EFF1022" w14:textId="77777777" w:rsidR="00B95850" w:rsidRDefault="00B95850" w:rsidP="004743FA">
      <w:pPr>
        <w:pStyle w:val="Heading2"/>
        <w:rPr>
          <w:b w:val="0"/>
        </w:rPr>
      </w:pPr>
      <w:r w:rsidRPr="002007BB">
        <w:t>Several temporoparietal subregions contribute most to lexical-semantic decoding</w:t>
      </w:r>
    </w:p>
    <w:p w14:paraId="0A1AC019" w14:textId="77777777" w:rsidR="00B95850" w:rsidRPr="00735A0B" w:rsidRDefault="00B95850" w:rsidP="0099776F">
      <w:pPr>
        <w:pStyle w:val="ListParagraph"/>
        <w:numPr>
          <w:ilvl w:val="0"/>
          <w:numId w:val="1"/>
        </w:numPr>
      </w:pPr>
      <w:r w:rsidRPr="00735A0B">
        <w:t>Peak pre-voice accs by ROI * [PN/category, PN/word, AN/category]</w:t>
      </w:r>
    </w:p>
    <w:p w14:paraId="3F482718" w14:textId="77777777" w:rsidR="00B95850" w:rsidRPr="00735A0B" w:rsidRDefault="00B95850" w:rsidP="0099776F">
      <w:pPr>
        <w:pStyle w:val="ListParagraph"/>
        <w:numPr>
          <w:ilvl w:val="0"/>
          <w:numId w:val="1"/>
        </w:numPr>
      </w:pPr>
      <w:r w:rsidRPr="00735A0B">
        <w:t>Visualization on cortical surface maps of ROI-level and single-electrode decoding</w:t>
      </w:r>
    </w:p>
    <w:p w14:paraId="4E109D68" w14:textId="77777777" w:rsidR="00B95850" w:rsidRDefault="00B95850" w:rsidP="004743FA">
      <w:pPr>
        <w:pStyle w:val="Heading2"/>
        <w:rPr>
          <w:b w:val="0"/>
        </w:rPr>
      </w:pPr>
      <w:r w:rsidRPr="002007BB">
        <w:t>Tracing passage(?) of decodable lexical semantics across subregions</w:t>
      </w:r>
    </w:p>
    <w:p w14:paraId="6E7388E1" w14:textId="77777777" w:rsidR="00B95850" w:rsidRPr="00735A0B" w:rsidRDefault="00B95850" w:rsidP="0099776F">
      <w:pPr>
        <w:pStyle w:val="ListParagraph"/>
        <w:numPr>
          <w:ilvl w:val="0"/>
          <w:numId w:val="1"/>
        </w:numPr>
      </w:pPr>
      <w:r w:rsidRPr="00735A0B">
        <w:t>Acc heatmaps of time x ROI</w:t>
      </w:r>
    </w:p>
    <w:p w14:paraId="6157015E" w14:textId="77777777" w:rsidR="00B95850" w:rsidRDefault="00B95850" w:rsidP="004743FA">
      <w:pPr>
        <w:pStyle w:val="Heading2"/>
        <w:rPr>
          <w:b w:val="0"/>
        </w:rPr>
      </w:pPr>
      <w:r w:rsidRPr="002007BB">
        <w:t>Lexical-semantic representations are (dynamic/static?) in temporoparietal cortices</w:t>
      </w:r>
    </w:p>
    <w:p w14:paraId="61DC6710" w14:textId="77777777" w:rsidR="00B95850" w:rsidRPr="00735A0B" w:rsidRDefault="00B95850" w:rsidP="0099776F">
      <w:pPr>
        <w:pStyle w:val="ListParagraph"/>
        <w:numPr>
          <w:ilvl w:val="0"/>
          <w:numId w:val="1"/>
        </w:numPr>
      </w:pPr>
      <w:r w:rsidRPr="00735A0B">
        <w:t>Train vs test heatmaps + diagonal plots, for a selection of ROIs – good if there are a few more dynamic and more static ROIs</w:t>
      </w:r>
    </w:p>
    <w:p w14:paraId="5F6AAA93" w14:textId="77777777" w:rsidR="00B95850" w:rsidRDefault="00B95850" w:rsidP="004743FA">
      <w:pPr>
        <w:pStyle w:val="Heading2"/>
        <w:rPr>
          <w:b w:val="0"/>
        </w:rPr>
      </w:pPr>
      <w:commentRangeStart w:id="3"/>
      <w:r w:rsidRPr="002007BB">
        <w:t>Toward an extensible semantic decoding framework</w:t>
      </w:r>
    </w:p>
    <w:p w14:paraId="1A1EBA79" w14:textId="77777777" w:rsidR="00B95850" w:rsidRPr="00735A0B" w:rsidRDefault="00B95850" w:rsidP="0099776F">
      <w:pPr>
        <w:pStyle w:val="ListParagraph"/>
        <w:numPr>
          <w:ilvl w:val="0"/>
          <w:numId w:val="1"/>
        </w:numPr>
      </w:pPr>
      <w:r w:rsidRPr="00735A0B">
        <w:t>Alec’s work using the regression/retrieval -based decoding</w:t>
      </w:r>
    </w:p>
    <w:p w14:paraId="27E46B1B" w14:textId="77777777" w:rsidR="00B95850" w:rsidRPr="00735A0B" w:rsidRDefault="00B95850" w:rsidP="0099776F">
      <w:pPr>
        <w:pStyle w:val="ListParagraph"/>
        <w:numPr>
          <w:ilvl w:val="0"/>
          <w:numId w:val="1"/>
        </w:numPr>
      </w:pPr>
      <w:r w:rsidRPr="00735A0B">
        <w:lastRenderedPageBreak/>
        <w:t>Demonstrate how this retrieval accuracy could be better choice for a generalizable decoding</w:t>
      </w:r>
      <w:commentRangeEnd w:id="3"/>
      <w:r w:rsidR="00CC586F" w:rsidRPr="00735A0B">
        <w:rPr>
          <w:rStyle w:val="CommentReference"/>
          <w:sz w:val="22"/>
          <w:szCs w:val="22"/>
        </w:rPr>
        <w:commentReference w:id="3"/>
      </w:r>
    </w:p>
    <w:p w14:paraId="718B1651" w14:textId="0844B1EA" w:rsidR="00074149" w:rsidRPr="002007BB" w:rsidRDefault="00593DB2" w:rsidP="004743FA">
      <w:pPr>
        <w:pStyle w:val="Heading2"/>
      </w:pPr>
      <w:r w:rsidRPr="002007BB">
        <w:t>A regression-and-retrieval decoder recovers word identity</w:t>
      </w:r>
    </w:p>
    <w:p w14:paraId="686948E2" w14:textId="0F18E52C" w:rsidR="00134580" w:rsidRDefault="00C57031" w:rsidP="00CD4DC4">
      <w:r w:rsidRPr="00C57031">
        <w:t xml:space="preserve">To move from category-level classification toward an extensible word-level decoder, we explored replacing the fixed-class classifier with a regression-and-retrieval model. For each participant and time bin, a kernel partial-least-squares (PLS) regressor (Nyström-approximated RBF kernel followed by PLS; Methods) mapped the high-gamma feature vector onto a continuous word-embedding space, and the predicted embedding was decoded by nearest neighbor retrieval in the word-embedding space against a vocabulary database. We identified the optimal number of PLS components to be 10 (Supp Fig </w:t>
      </w:r>
      <w:r w:rsidR="006A1831">
        <w:t>pls_components</w:t>
      </w:r>
      <w:r w:rsidRPr="00C57031">
        <w:t xml:space="preserve">, Methods). </w:t>
      </w:r>
      <w:r w:rsidR="00CD4DC4">
        <w:t xml:space="preserve">Across the picture-naming cohort (n = 12), semantic category decoding and word-retrieval decoding at top-1, top-3 and top-5 (see Methods) were all reliably above chance and shared a common time course: accuracy rose shortly after picture onset, peaked at ~1.1 s, and returned toward baseline before articulation (voice onset 2.6 </w:t>
      </w:r>
      <w:r w:rsidR="00D04E8D">
        <w:t xml:space="preserve">± </w:t>
      </w:r>
      <w:r w:rsidR="00CD4DC4">
        <w:t>1.5 s; Fig. regression_decoding_general). Independent category accuracy reached a peak of 0.309 ± 0.020 (mean ± s.e.m. across participants) against an empirical, permuted-label chance level of 0.157; significant decoding emerged 0.39 ± 0.19 s after picture onset and peaked at 1.08 ± 0.10 s (rise and peak latencies mean ± s.d.; n = 12). Word-retrieval accuracy scaled with k, and every level exceeded its own empirical permuted-label baseline: peak accuracy 0.042 ± 0.007 (top-1; baseline 0.013), 0.114 ± 0.015 (top-3; baseline 0.041) and 0.178 ± 0.022 (top-5; baseline 0.071) (mean ± s.e.m. across participants). Significant word decoding arose 0.67 ± 0.62 s (top-1, n = 10), 0.52 ± 0.26 s (top-3, n = 12) and 0.46 ± 0.26 s (top-5, n = 12) after picture onset and peaked at 1.32 ± 0.48 s, 1.18 ± 0.19 s and 1.13 ± 0.26 s, respectively (rise and peak latencies mean ± s.d.; two participants showed no significant top-1 decoding). {TODO: briefly compare to the previous classifier results.} These results complement the previous decoding performance obtained with a classifier.</w:t>
      </w:r>
    </w:p>
    <w:p w14:paraId="26D4DF3B" w14:textId="2804E57E" w:rsidR="00D545E1" w:rsidRDefault="009B3E23" w:rsidP="0099776F">
      <w:r>
        <w:rPr>
          <w:noProof/>
        </w:rPr>
        <w:drawing>
          <wp:inline distT="0" distB="0" distL="0" distR="0" wp14:anchorId="5EE4CBCB" wp14:editId="38B12E6A">
            <wp:extent cx="5726430" cy="1688465"/>
            <wp:effectExtent l="0" t="0" r="7620" b="6985"/>
            <wp:docPr id="20447111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6430" cy="1688465"/>
                    </a:xfrm>
                    <a:prstGeom prst="rect">
                      <a:avLst/>
                    </a:prstGeom>
                    <a:noFill/>
                    <a:ln>
                      <a:noFill/>
                    </a:ln>
                  </pic:spPr>
                </pic:pic>
              </a:graphicData>
            </a:graphic>
          </wp:inline>
        </w:drawing>
      </w:r>
    </w:p>
    <w:p w14:paraId="465649DB" w14:textId="55F89FF4" w:rsidR="009B3E23" w:rsidRDefault="007A0E99" w:rsidP="0099776F">
      <w:r>
        <w:rPr>
          <w:noProof/>
        </w:rPr>
        <w:lastRenderedPageBreak/>
        <mc:AlternateContent>
          <mc:Choice Requires="wps">
            <w:drawing>
              <wp:anchor distT="45720" distB="45720" distL="114300" distR="114300" simplePos="0" relativeHeight="251658240" behindDoc="0" locked="0" layoutInCell="1" allowOverlap="1" wp14:anchorId="5D4DD980" wp14:editId="79FED1D8">
                <wp:simplePos x="0" y="0"/>
                <wp:positionH relativeFrom="page">
                  <wp:posOffset>647065</wp:posOffset>
                </wp:positionH>
                <wp:positionV relativeFrom="paragraph">
                  <wp:posOffset>0</wp:posOffset>
                </wp:positionV>
                <wp:extent cx="6088380" cy="1404620"/>
                <wp:effectExtent l="0" t="0" r="2667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8380" cy="1404620"/>
                        </a:xfrm>
                        <a:prstGeom prst="rect">
                          <a:avLst/>
                        </a:prstGeom>
                        <a:solidFill>
                          <a:srgbClr val="FFFFFF"/>
                        </a:solidFill>
                        <a:ln w="9525">
                          <a:solidFill>
                            <a:srgbClr val="000000"/>
                          </a:solidFill>
                          <a:miter lim="800000"/>
                          <a:headEnd/>
                          <a:tailEnd/>
                        </a:ln>
                      </wps:spPr>
                      <wps:txbx>
                        <w:txbxContent>
                          <w:p w14:paraId="5033F47F" w14:textId="5EC6778E" w:rsidR="007A0E99" w:rsidRPr="009779F2" w:rsidRDefault="007A0E99" w:rsidP="007A0E99">
                            <w:pPr>
                              <w:spacing w:after="0" w:line="240" w:lineRule="auto"/>
                              <w:rPr>
                                <w:b/>
                                <w:bCs/>
                                <w:sz w:val="20"/>
                                <w:szCs w:val="20"/>
                              </w:rPr>
                            </w:pPr>
                            <w:r w:rsidRPr="007A0E99">
                              <w:rPr>
                                <w:b/>
                                <w:bCs/>
                                <w:sz w:val="20"/>
                                <w:szCs w:val="20"/>
                              </w:rPr>
                              <w:t>Selection of the number of PLS components</w:t>
                            </w:r>
                            <w:r>
                              <w:rPr>
                                <w:sz w:val="20"/>
                                <w:szCs w:val="20"/>
                              </w:rPr>
                              <w:t xml:space="preserve"> </w:t>
                            </w:r>
                            <w:r w:rsidR="00E74CFB">
                              <w:rPr>
                                <w:sz w:val="20"/>
                                <w:szCs w:val="20"/>
                              </w:rPr>
                              <w:t>H</w:t>
                            </w:r>
                            <w:r w:rsidRPr="007A0E99">
                              <w:rPr>
                                <w:sz w:val="20"/>
                                <w:szCs w:val="20"/>
                              </w:rPr>
                              <w:t>eld-out</w:t>
                            </w:r>
                            <w:r>
                              <w:rPr>
                                <w:sz w:val="20"/>
                                <w:szCs w:val="20"/>
                              </w:rPr>
                              <w:t xml:space="preserve"> </w:t>
                            </w:r>
                            <w:r w:rsidRPr="007A0E99">
                              <w:rPr>
                                <w:sz w:val="20"/>
                                <w:szCs w:val="20"/>
                              </w:rPr>
                              <w:t>performance metric as a function of the number of PLS components</w:t>
                            </w:r>
                            <w:r>
                              <w:rPr>
                                <w:sz w:val="20"/>
                                <w:szCs w:val="20"/>
                              </w:rPr>
                              <w:t xml:space="preserve"> </w:t>
                            </w:r>
                            <w:r w:rsidRPr="007A0E99">
                              <w:rPr>
                                <w:sz w:val="20"/>
                                <w:szCs w:val="20"/>
                              </w:rPr>
                              <w:t xml:space="preserve">for </w:t>
                            </w:r>
                            <w:r w:rsidR="00FE6450">
                              <w:rPr>
                                <w:sz w:val="20"/>
                                <w:szCs w:val="20"/>
                              </w:rPr>
                              <w:t>picture naming task</w:t>
                            </w:r>
                            <w:r w:rsidRPr="007A0E99">
                              <w:rPr>
                                <w:sz w:val="20"/>
                                <w:szCs w:val="20"/>
                              </w:rPr>
                              <w:t xml:space="preserve"> (kernel </w:t>
                            </w:r>
                            <w:r w:rsidR="00FE6450">
                              <w:rPr>
                                <w:sz w:val="20"/>
                                <w:szCs w:val="20"/>
                              </w:rPr>
                              <w:t>PLS</w:t>
                            </w:r>
                            <w:r w:rsidRPr="007A0E99">
                              <w:rPr>
                                <w:sz w:val="20"/>
                                <w:szCs w:val="20"/>
                              </w:rPr>
                              <w:t xml:space="preserve"> regression:</w:t>
                            </w:r>
                            <w:r w:rsidR="00E87286">
                              <w:rPr>
                                <w:sz w:val="20"/>
                                <w:szCs w:val="20"/>
                              </w:rPr>
                              <w:t xml:space="preserve"> </w:t>
                            </w:r>
                            <w:r w:rsidRPr="007A0E99">
                              <w:rPr>
                                <w:sz w:val="20"/>
                                <w:szCs w:val="20"/>
                              </w:rPr>
                              <w:t xml:space="preserve">Nystroem </w:t>
                            </w:r>
                            <w:r w:rsidR="00FE6450">
                              <w:rPr>
                                <w:sz w:val="20"/>
                                <w:szCs w:val="20"/>
                              </w:rPr>
                              <w:t>kernel</w:t>
                            </w:r>
                            <w:r w:rsidRPr="007A0E99">
                              <w:rPr>
                                <w:sz w:val="20"/>
                                <w:szCs w:val="20"/>
                              </w:rPr>
                              <w:t xml:space="preserve"> followed by PLS regression onto GloVe word-embedding targets). For every component the model was refit over repeated</w:t>
                            </w:r>
                            <w:r w:rsidR="00E87286">
                              <w:rPr>
                                <w:sz w:val="20"/>
                                <w:szCs w:val="20"/>
                              </w:rPr>
                              <w:t xml:space="preserve"> </w:t>
                            </w:r>
                            <w:r w:rsidRPr="007A0E99">
                              <w:rPr>
                                <w:sz w:val="20"/>
                                <w:szCs w:val="20"/>
                              </w:rPr>
                              <w:t>random train/test splits</w:t>
                            </w:r>
                            <w:r w:rsidR="00FE6450">
                              <w:rPr>
                                <w:sz w:val="20"/>
                                <w:szCs w:val="20"/>
                              </w:rPr>
                              <w:t xml:space="preserve"> (70/30)</w:t>
                            </w:r>
                            <w:r w:rsidR="000022CC">
                              <w:rPr>
                                <w:sz w:val="20"/>
                                <w:szCs w:val="20"/>
                              </w:rPr>
                              <w:t xml:space="preserve">. Metrics </w:t>
                            </w:r>
                            <w:r w:rsidR="004F45B5">
                              <w:rPr>
                                <w:sz w:val="20"/>
                                <w:szCs w:val="20"/>
                              </w:rPr>
                              <w:t xml:space="preserve">are </w:t>
                            </w:r>
                            <w:r w:rsidR="000022CC">
                              <w:rPr>
                                <w:sz w:val="20"/>
                                <w:szCs w:val="20"/>
                              </w:rPr>
                              <w:t>show</w:t>
                            </w:r>
                            <w:r w:rsidR="004F45B5">
                              <w:rPr>
                                <w:sz w:val="20"/>
                                <w:szCs w:val="20"/>
                              </w:rPr>
                              <w:t>n</w:t>
                            </w:r>
                            <w:r w:rsidR="000022CC">
                              <w:rPr>
                                <w:sz w:val="20"/>
                                <w:szCs w:val="20"/>
                              </w:rPr>
                              <w:t xml:space="preserve"> at the </w:t>
                            </w:r>
                            <w:r w:rsidRPr="007A0E99">
                              <w:rPr>
                                <w:sz w:val="20"/>
                                <w:szCs w:val="20"/>
                              </w:rPr>
                              <w:t>best-performing time bin</w:t>
                            </w:r>
                            <w:r w:rsidR="00AC2D20">
                              <w:rPr>
                                <w:sz w:val="20"/>
                                <w:szCs w:val="20"/>
                              </w:rPr>
                              <w:t>.</w:t>
                            </w:r>
                            <w:r w:rsidR="009779F2">
                              <w:rPr>
                                <w:b/>
                                <w:bCs/>
                                <w:sz w:val="20"/>
                                <w:szCs w:val="20"/>
                              </w:rPr>
                              <w:t xml:space="preserve"> </w:t>
                            </w:r>
                            <w:r w:rsidRPr="007A0E99">
                              <w:rPr>
                                <w:b/>
                                <w:bCs/>
                                <w:sz w:val="20"/>
                                <w:szCs w:val="20"/>
                              </w:rPr>
                              <w:t>a</w:t>
                            </w:r>
                            <w:r w:rsidRPr="007A0E99">
                              <w:rPr>
                                <w:sz w:val="20"/>
                                <w:szCs w:val="20"/>
                              </w:rPr>
                              <w:t xml:space="preserve"> Balanced category accuracy </w:t>
                            </w:r>
                            <w:r w:rsidR="004F45B5">
                              <w:rPr>
                                <w:sz w:val="20"/>
                                <w:szCs w:val="20"/>
                              </w:rPr>
                              <w:t xml:space="preserve">and </w:t>
                            </w:r>
                            <w:r w:rsidR="004F45B5" w:rsidRPr="007A0E99">
                              <w:rPr>
                                <w:b/>
                                <w:bCs/>
                                <w:sz w:val="20"/>
                                <w:szCs w:val="20"/>
                              </w:rPr>
                              <w:t>b</w:t>
                            </w:r>
                            <w:r w:rsidR="004F45B5" w:rsidRPr="007A0E99">
                              <w:rPr>
                                <w:sz w:val="20"/>
                                <w:szCs w:val="20"/>
                              </w:rPr>
                              <w:t xml:space="preserve"> </w:t>
                            </w:r>
                            <w:r w:rsidR="004F45B5">
                              <w:rPr>
                                <w:sz w:val="20"/>
                                <w:szCs w:val="20"/>
                              </w:rPr>
                              <w:t>b</w:t>
                            </w:r>
                            <w:r w:rsidR="004F45B5" w:rsidRPr="007A0E99">
                              <w:rPr>
                                <w:sz w:val="20"/>
                                <w:szCs w:val="20"/>
                              </w:rPr>
                              <w:t xml:space="preserve">alanced word accuracy </w:t>
                            </w:r>
                            <w:r w:rsidRPr="007A0E99">
                              <w:rPr>
                                <w:sz w:val="20"/>
                                <w:szCs w:val="20"/>
                              </w:rPr>
                              <w:t>obtained from retrieval of the predicted embeddings against the true word embeddings. Shading</w:t>
                            </w:r>
                            <w:r w:rsidR="00E87286">
                              <w:rPr>
                                <w:sz w:val="20"/>
                                <w:szCs w:val="20"/>
                              </w:rPr>
                              <w:t xml:space="preserve"> </w:t>
                            </w:r>
                            <w:r w:rsidRPr="007A0E99">
                              <w:rPr>
                                <w:sz w:val="20"/>
                                <w:szCs w:val="20"/>
                              </w:rPr>
                              <w:t>denotes ± 1 s.e.m.</w:t>
                            </w:r>
                            <w:r w:rsidR="004F45B5">
                              <w:rPr>
                                <w:sz w:val="20"/>
                                <w:szCs w:val="20"/>
                              </w:rPr>
                              <w:t xml:space="preserve"> Grey lines show individual participant.</w:t>
                            </w:r>
                            <w:r w:rsidRPr="007A0E99">
                              <w:rPr>
                                <w:sz w:val="20"/>
                                <w:szCs w:val="20"/>
                              </w:rPr>
                              <w:t xml:space="preserve"> </w:t>
                            </w:r>
                            <w:r w:rsidRPr="007A0E99">
                              <w:rPr>
                                <w:b/>
                                <w:bCs/>
                                <w:sz w:val="20"/>
                                <w:szCs w:val="20"/>
                              </w:rPr>
                              <w:t>c</w:t>
                            </w:r>
                            <w:r w:rsidRPr="007A0E99">
                              <w:rPr>
                                <w:sz w:val="20"/>
                                <w:szCs w:val="20"/>
                              </w:rPr>
                              <w:t xml:space="preserve"> Cosine similarity between predicted and true embeddings, shown for the training set</w:t>
                            </w:r>
                            <w:r w:rsidR="00E87286">
                              <w:rPr>
                                <w:sz w:val="20"/>
                                <w:szCs w:val="20"/>
                              </w:rPr>
                              <w:t xml:space="preserve"> </w:t>
                            </w:r>
                            <w:r w:rsidRPr="007A0E99">
                              <w:rPr>
                                <w:sz w:val="20"/>
                                <w:szCs w:val="20"/>
                              </w:rPr>
                              <w:t>(grey, dashed, square markers) and the held-out test set (blue, solid, circular markers).</w:t>
                            </w:r>
                            <w:r w:rsidR="00E87286">
                              <w:rPr>
                                <w:sz w:val="20"/>
                                <w:szCs w:val="20"/>
                              </w:rPr>
                              <w:t xml:space="preserve"> </w:t>
                            </w:r>
                            <w:r w:rsidR="00701148">
                              <w:rPr>
                                <w:sz w:val="20"/>
                                <w:szCs w:val="20"/>
                              </w:rPr>
                              <w:t>Yellow</w:t>
                            </w:r>
                            <w:r w:rsidRPr="007A0E99">
                              <w:rPr>
                                <w:sz w:val="20"/>
                                <w:szCs w:val="20"/>
                              </w:rPr>
                              <w:t xml:space="preserve"> line (triangular markers)</w:t>
                            </w:r>
                            <w:r w:rsidR="00701148">
                              <w:rPr>
                                <w:sz w:val="20"/>
                                <w:szCs w:val="20"/>
                              </w:rPr>
                              <w:t xml:space="preserve">: </w:t>
                            </w:r>
                            <w:r w:rsidRPr="007A0E99">
                              <w:rPr>
                                <w:sz w:val="20"/>
                                <w:szCs w:val="20"/>
                              </w:rPr>
                              <w:t>per-participant train-minus-test difference. Thin lines show individual participants</w:t>
                            </w:r>
                            <w:r w:rsidR="00E87286">
                              <w:rPr>
                                <w:sz w:val="20"/>
                                <w:szCs w:val="20"/>
                              </w:rPr>
                              <w:t xml:space="preserve"> </w:t>
                            </w:r>
                            <w:r w:rsidRPr="007A0E99">
                              <w:rPr>
                                <w:sz w:val="20"/>
                                <w:szCs w:val="20"/>
                              </w:rPr>
                              <w:t>for all three quantities; bold lines are across-participant means.</w:t>
                            </w:r>
                            <w:r w:rsidR="0088538A">
                              <w:rPr>
                                <w:sz w:val="20"/>
                                <w:szCs w:val="20"/>
                              </w:rPr>
                              <w:t xml:space="preserve"> </w:t>
                            </w:r>
                            <w:r w:rsidR="0088538A" w:rsidRPr="0088538A">
                              <w:rPr>
                                <w:b/>
                                <w:bCs/>
                                <w:sz w:val="20"/>
                                <w:szCs w:val="20"/>
                              </w:rPr>
                              <w:t>a</w:t>
                            </w:r>
                            <w:r w:rsidR="0088538A">
                              <w:rPr>
                                <w:sz w:val="20"/>
                                <w:szCs w:val="20"/>
                              </w:rPr>
                              <w:t xml:space="preserve">, </w:t>
                            </w:r>
                            <w:r w:rsidR="0088538A" w:rsidRPr="0088538A">
                              <w:rPr>
                                <w:b/>
                                <w:bCs/>
                                <w:sz w:val="20"/>
                                <w:szCs w:val="20"/>
                              </w:rPr>
                              <w:t>b</w:t>
                            </w:r>
                            <w:r w:rsidR="0088538A">
                              <w:rPr>
                                <w:sz w:val="20"/>
                                <w:szCs w:val="20"/>
                              </w:rPr>
                              <w:t xml:space="preserve">, </w:t>
                            </w:r>
                            <w:r w:rsidR="0088538A" w:rsidRPr="0088538A">
                              <w:rPr>
                                <w:b/>
                                <w:bCs/>
                                <w:sz w:val="20"/>
                                <w:szCs w:val="20"/>
                              </w:rPr>
                              <w:t>c</w:t>
                            </w:r>
                            <w:r w:rsidR="0088538A">
                              <w:rPr>
                                <w:sz w:val="20"/>
                                <w:szCs w:val="20"/>
                              </w:rPr>
                              <w:t xml:space="preserve"> N=12.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D4DD980" id="_x0000_t202" coordsize="21600,21600" o:spt="202" path="m,l,21600r21600,l21600,xe">
                <v:stroke joinstyle="miter"/>
                <v:path gradientshapeok="t" o:connecttype="rect"/>
              </v:shapetype>
              <v:shape id="Text Box 2" o:spid="_x0000_s1026" type="#_x0000_t202" style="position:absolute;left:0;text-align:left;margin-left:50.95pt;margin-top:0;width:479.4pt;height:110.6pt;z-index:25165824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">
                <v:textbox style="mso-fit-shape-to-text:t">
                  <w:txbxContent>
                    <w:p w14:paraId="5033F47F" w14:textId="5EC6778E" w:rsidR="007A0E99" w:rsidRPr="009779F2" w:rsidRDefault="007A0E99" w:rsidP="007A0E99">
                      <w:pPr>
                        <w:spacing w:after="0" w:line="240" w:lineRule="auto"/>
                        <w:rPr>
                          <w:b/>
                          <w:bCs/>
                          <w:sz w:val="20"/>
                          <w:szCs w:val="20"/>
                        </w:rPr>
                      </w:pPr>
                      <w:r w:rsidRPr="007A0E99">
                        <w:rPr>
                          <w:b/>
                          <w:bCs/>
                          <w:sz w:val="20"/>
                          <w:szCs w:val="20"/>
                        </w:rPr>
                        <w:t>Selection of the number of PLS components</w:t>
                      </w:r>
                      <w:r>
                        <w:rPr>
                          <w:sz w:val="20"/>
                          <w:szCs w:val="20"/>
                        </w:rPr>
                        <w:t xml:space="preserve"> </w:t>
                      </w:r>
                      <w:r w:rsidR="00E74CFB">
                        <w:rPr>
                          <w:sz w:val="20"/>
                          <w:szCs w:val="20"/>
                        </w:rPr>
                        <w:t>H</w:t>
                      </w:r>
                      <w:r w:rsidRPr="007A0E99">
                        <w:rPr>
                          <w:sz w:val="20"/>
                          <w:szCs w:val="20"/>
                        </w:rPr>
                        <w:t>eld-out</w:t>
                      </w:r>
                      <w:r>
                        <w:rPr>
                          <w:sz w:val="20"/>
                          <w:szCs w:val="20"/>
                        </w:rPr>
                        <w:t xml:space="preserve"> </w:t>
                      </w:r>
                      <w:r w:rsidRPr="007A0E99">
                        <w:rPr>
                          <w:sz w:val="20"/>
                          <w:szCs w:val="20"/>
                        </w:rPr>
                        <w:t>performance metric as a function of the number of PLS components</w:t>
                      </w:r>
                      <w:r>
                        <w:rPr>
                          <w:sz w:val="20"/>
                          <w:szCs w:val="20"/>
                        </w:rPr>
                        <w:t xml:space="preserve"> </w:t>
                      </w:r>
                      <w:r w:rsidRPr="007A0E99">
                        <w:rPr>
                          <w:sz w:val="20"/>
                          <w:szCs w:val="20"/>
                        </w:rPr>
                        <w:t xml:space="preserve">for </w:t>
                      </w:r>
                      <w:r w:rsidR="00FE6450">
                        <w:rPr>
                          <w:sz w:val="20"/>
                          <w:szCs w:val="20"/>
                        </w:rPr>
                        <w:t>picture naming task</w:t>
                      </w:r>
                      <w:r w:rsidRPr="007A0E99">
                        <w:rPr>
                          <w:sz w:val="20"/>
                          <w:szCs w:val="20"/>
                        </w:rPr>
                        <w:t xml:space="preserve"> (kernel </w:t>
                      </w:r>
                      <w:r w:rsidR="00FE6450">
                        <w:rPr>
                          <w:sz w:val="20"/>
                          <w:szCs w:val="20"/>
                        </w:rPr>
                        <w:t>PLS</w:t>
                      </w:r>
                      <w:r w:rsidRPr="007A0E99">
                        <w:rPr>
                          <w:sz w:val="20"/>
                          <w:szCs w:val="20"/>
                        </w:rPr>
                        <w:t xml:space="preserve"> regression:</w:t>
                      </w:r>
                      <w:r w:rsidR="00E87286">
                        <w:rPr>
                          <w:sz w:val="20"/>
                          <w:szCs w:val="20"/>
                        </w:rPr>
                        <w:t xml:space="preserve"> </w:t>
                      </w:r>
                      <w:r w:rsidRPr="007A0E99">
                        <w:rPr>
                          <w:sz w:val="20"/>
                          <w:szCs w:val="20"/>
                        </w:rPr>
                        <w:t xml:space="preserve">Nystroem </w:t>
                      </w:r>
                      <w:r w:rsidR="00FE6450">
                        <w:rPr>
                          <w:sz w:val="20"/>
                          <w:szCs w:val="20"/>
                        </w:rPr>
                        <w:t>kernel</w:t>
                      </w:r>
                      <w:r w:rsidRPr="007A0E99">
                        <w:rPr>
                          <w:sz w:val="20"/>
                          <w:szCs w:val="20"/>
                        </w:rPr>
                        <w:t xml:space="preserve"> followed by PLS regression onto GloVe word-embedding targets). For every component the model was refit over repeated</w:t>
                      </w:r>
                      <w:r w:rsidR="00E87286">
                        <w:rPr>
                          <w:sz w:val="20"/>
                          <w:szCs w:val="20"/>
                        </w:rPr>
                        <w:t xml:space="preserve"> </w:t>
                      </w:r>
                      <w:r w:rsidRPr="007A0E99">
                        <w:rPr>
                          <w:sz w:val="20"/>
                          <w:szCs w:val="20"/>
                        </w:rPr>
                        <w:t>random train/test splits</w:t>
                      </w:r>
                      <w:r w:rsidR="00FE6450">
                        <w:rPr>
                          <w:sz w:val="20"/>
                          <w:szCs w:val="20"/>
                        </w:rPr>
                        <w:t xml:space="preserve"> (70/30)</w:t>
                      </w:r>
                      <w:r w:rsidR="000022CC">
                        <w:rPr>
                          <w:sz w:val="20"/>
                          <w:szCs w:val="20"/>
                        </w:rPr>
                        <w:t xml:space="preserve">. Metrics </w:t>
                      </w:r>
                      <w:r w:rsidR="004F45B5">
                        <w:rPr>
                          <w:sz w:val="20"/>
                          <w:szCs w:val="20"/>
                        </w:rPr>
                        <w:t xml:space="preserve">are </w:t>
                      </w:r>
                      <w:r w:rsidR="000022CC">
                        <w:rPr>
                          <w:sz w:val="20"/>
                          <w:szCs w:val="20"/>
                        </w:rPr>
                        <w:t>show</w:t>
                      </w:r>
                      <w:r w:rsidR="004F45B5">
                        <w:rPr>
                          <w:sz w:val="20"/>
                          <w:szCs w:val="20"/>
                        </w:rPr>
                        <w:t>n</w:t>
                      </w:r>
                      <w:r w:rsidR="000022CC">
                        <w:rPr>
                          <w:sz w:val="20"/>
                          <w:szCs w:val="20"/>
                        </w:rPr>
                        <w:t xml:space="preserve"> at the </w:t>
                      </w:r>
                      <w:r w:rsidRPr="007A0E99">
                        <w:rPr>
                          <w:sz w:val="20"/>
                          <w:szCs w:val="20"/>
                        </w:rPr>
                        <w:t>best-performing time bin</w:t>
                      </w:r>
                      <w:r w:rsidR="00AC2D20">
                        <w:rPr>
                          <w:sz w:val="20"/>
                          <w:szCs w:val="20"/>
                        </w:rPr>
                        <w:t>.</w:t>
                      </w:r>
                      <w:r w:rsidR="009779F2">
                        <w:rPr>
                          <w:b/>
                          <w:bCs/>
                          <w:sz w:val="20"/>
                          <w:szCs w:val="20"/>
                        </w:rPr>
                        <w:t xml:space="preserve"> </w:t>
                      </w:r>
                      <w:r w:rsidRPr="007A0E99">
                        <w:rPr>
                          <w:b/>
                          <w:bCs/>
                          <w:sz w:val="20"/>
                          <w:szCs w:val="20"/>
                        </w:rPr>
                        <w:t>a</w:t>
                      </w:r>
                      <w:r w:rsidRPr="007A0E99">
                        <w:rPr>
                          <w:sz w:val="20"/>
                          <w:szCs w:val="20"/>
                        </w:rPr>
                        <w:t xml:space="preserve"> Balanced category accuracy </w:t>
                      </w:r>
                      <w:r w:rsidR="004F45B5">
                        <w:rPr>
                          <w:sz w:val="20"/>
                          <w:szCs w:val="20"/>
                        </w:rPr>
                        <w:t xml:space="preserve">and </w:t>
                      </w:r>
                      <w:r w:rsidR="004F45B5" w:rsidRPr="007A0E99">
                        <w:rPr>
                          <w:b/>
                          <w:bCs/>
                          <w:sz w:val="20"/>
                          <w:szCs w:val="20"/>
                        </w:rPr>
                        <w:t>b</w:t>
                      </w:r>
                      <w:r w:rsidR="004F45B5" w:rsidRPr="007A0E99">
                        <w:rPr>
                          <w:sz w:val="20"/>
                          <w:szCs w:val="20"/>
                        </w:rPr>
                        <w:t xml:space="preserve"> </w:t>
                      </w:r>
                      <w:r w:rsidR="004F45B5">
                        <w:rPr>
                          <w:sz w:val="20"/>
                          <w:szCs w:val="20"/>
                        </w:rPr>
                        <w:t>b</w:t>
                      </w:r>
                      <w:r w:rsidR="004F45B5" w:rsidRPr="007A0E99">
                        <w:rPr>
                          <w:sz w:val="20"/>
                          <w:szCs w:val="20"/>
                        </w:rPr>
                        <w:t xml:space="preserve">alanced word accuracy </w:t>
                      </w:r>
                      <w:r w:rsidRPr="007A0E99">
                        <w:rPr>
                          <w:sz w:val="20"/>
                          <w:szCs w:val="20"/>
                        </w:rPr>
                        <w:t>obtained from retrieval of the predicted embeddings against the true word embeddings. Shading</w:t>
                      </w:r>
                      <w:r w:rsidR="00E87286">
                        <w:rPr>
                          <w:sz w:val="20"/>
                          <w:szCs w:val="20"/>
                        </w:rPr>
                        <w:t xml:space="preserve"> </w:t>
                      </w:r>
                      <w:r w:rsidRPr="007A0E99">
                        <w:rPr>
                          <w:sz w:val="20"/>
                          <w:szCs w:val="20"/>
                        </w:rPr>
                        <w:t>denotes ± 1 s.e.m.</w:t>
                      </w:r>
                      <w:r w:rsidR="004F45B5">
                        <w:rPr>
                          <w:sz w:val="20"/>
                          <w:szCs w:val="20"/>
                        </w:rPr>
                        <w:t xml:space="preserve"> Grey lines show individual participant.</w:t>
                      </w:r>
                      <w:r w:rsidRPr="007A0E99">
                        <w:rPr>
                          <w:sz w:val="20"/>
                          <w:szCs w:val="20"/>
                        </w:rPr>
                        <w:t xml:space="preserve"> </w:t>
                      </w:r>
                      <w:r w:rsidRPr="007A0E99">
                        <w:rPr>
                          <w:b/>
                          <w:bCs/>
                          <w:sz w:val="20"/>
                          <w:szCs w:val="20"/>
                        </w:rPr>
                        <w:t>c</w:t>
                      </w:r>
                      <w:r w:rsidRPr="007A0E99">
                        <w:rPr>
                          <w:sz w:val="20"/>
                          <w:szCs w:val="20"/>
                        </w:rPr>
                        <w:t xml:space="preserve"> Cosine similarity between predicted and true embeddings, shown for the training set</w:t>
                      </w:r>
                      <w:r w:rsidR="00E87286">
                        <w:rPr>
                          <w:sz w:val="20"/>
                          <w:szCs w:val="20"/>
                        </w:rPr>
                        <w:t xml:space="preserve"> </w:t>
                      </w:r>
                      <w:r w:rsidRPr="007A0E99">
                        <w:rPr>
                          <w:sz w:val="20"/>
                          <w:szCs w:val="20"/>
                        </w:rPr>
                        <w:t>(grey, dashed, square markers) and the held-out test set (blue, solid, circular markers).</w:t>
                      </w:r>
                      <w:r w:rsidR="00E87286">
                        <w:rPr>
                          <w:sz w:val="20"/>
                          <w:szCs w:val="20"/>
                        </w:rPr>
                        <w:t xml:space="preserve"> </w:t>
                      </w:r>
                      <w:r w:rsidR="00701148">
                        <w:rPr>
                          <w:sz w:val="20"/>
                          <w:szCs w:val="20"/>
                        </w:rPr>
                        <w:t>Yellow</w:t>
                      </w:r>
                      <w:r w:rsidRPr="007A0E99">
                        <w:rPr>
                          <w:sz w:val="20"/>
                          <w:szCs w:val="20"/>
                        </w:rPr>
                        <w:t xml:space="preserve"> line (triangular markers)</w:t>
                      </w:r>
                      <w:r w:rsidR="00701148">
                        <w:rPr>
                          <w:sz w:val="20"/>
                          <w:szCs w:val="20"/>
                        </w:rPr>
                        <w:t xml:space="preserve">: </w:t>
                      </w:r>
                      <w:r w:rsidRPr="007A0E99">
                        <w:rPr>
                          <w:sz w:val="20"/>
                          <w:szCs w:val="20"/>
                        </w:rPr>
                        <w:t>per-participant train-minus-test difference. Thin lines show individual participants</w:t>
                      </w:r>
                      <w:r w:rsidR="00E87286">
                        <w:rPr>
                          <w:sz w:val="20"/>
                          <w:szCs w:val="20"/>
                        </w:rPr>
                        <w:t xml:space="preserve"> </w:t>
                      </w:r>
                      <w:r w:rsidRPr="007A0E99">
                        <w:rPr>
                          <w:sz w:val="20"/>
                          <w:szCs w:val="20"/>
                        </w:rPr>
                        <w:t>for all three quantities; bold lines are across-participant means.</w:t>
                      </w:r>
                      <w:r w:rsidR="0088538A">
                        <w:rPr>
                          <w:sz w:val="20"/>
                          <w:szCs w:val="20"/>
                        </w:rPr>
                        <w:t xml:space="preserve"> </w:t>
                      </w:r>
                      <w:r w:rsidR="0088538A" w:rsidRPr="0088538A">
                        <w:rPr>
                          <w:b/>
                          <w:bCs/>
                          <w:sz w:val="20"/>
                          <w:szCs w:val="20"/>
                        </w:rPr>
                        <w:t>a</w:t>
                      </w:r>
                      <w:r w:rsidR="0088538A">
                        <w:rPr>
                          <w:sz w:val="20"/>
                          <w:szCs w:val="20"/>
                        </w:rPr>
                        <w:t xml:space="preserve">, </w:t>
                      </w:r>
                      <w:r w:rsidR="0088538A" w:rsidRPr="0088538A">
                        <w:rPr>
                          <w:b/>
                          <w:bCs/>
                          <w:sz w:val="20"/>
                          <w:szCs w:val="20"/>
                        </w:rPr>
                        <w:t>b</w:t>
                      </w:r>
                      <w:r w:rsidR="0088538A">
                        <w:rPr>
                          <w:sz w:val="20"/>
                          <w:szCs w:val="20"/>
                        </w:rPr>
                        <w:t xml:space="preserve">, </w:t>
                      </w:r>
                      <w:r w:rsidR="0088538A" w:rsidRPr="0088538A">
                        <w:rPr>
                          <w:b/>
                          <w:bCs/>
                          <w:sz w:val="20"/>
                          <w:szCs w:val="20"/>
                        </w:rPr>
                        <w:t>c</w:t>
                      </w:r>
                      <w:r w:rsidR="0088538A">
                        <w:rPr>
                          <w:sz w:val="20"/>
                          <w:szCs w:val="20"/>
                        </w:rPr>
                        <w:t xml:space="preserve"> N=12.</w:t>
                      </w:r>
                    </w:p>
                  </w:txbxContent>
                </v:textbox>
                <w10:wrap type="square" anchorx="page"/>
              </v:shape>
            </w:pict>
          </mc:Fallback>
        </mc:AlternateContent>
      </w:r>
    </w:p>
    <w:p w14:paraId="25CDD555" w14:textId="35D71F57" w:rsidR="009B3E23" w:rsidRDefault="00782DEF" w:rsidP="0099776F">
      <w:r>
        <w:rPr>
          <w:noProof/>
        </w:rPr>
        <w:drawing>
          <wp:inline distT="0" distB="0" distL="0" distR="0" wp14:anchorId="18DA2CAB" wp14:editId="2030F5C8">
            <wp:extent cx="5731510" cy="4497705"/>
            <wp:effectExtent l="0" t="0" r="0" b="0"/>
            <wp:docPr id="2091717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1759" name="Picture 2091717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497705"/>
                    </a:xfrm>
                    <a:prstGeom prst="rect">
                      <a:avLst/>
                    </a:prstGeom>
                  </pic:spPr>
                </pic:pic>
              </a:graphicData>
            </a:graphic>
          </wp:inline>
        </w:drawing>
      </w:r>
      <w:r w:rsidR="0090303E">
        <w:rPr>
          <w:noProof/>
        </w:rPr>
        <mc:AlternateContent>
          <mc:Choice Requires="wps">
            <w:drawing>
              <wp:anchor distT="0" distB="0" distL="114300" distR="114300" simplePos="0" relativeHeight="251658241" behindDoc="0" locked="0" layoutInCell="1" allowOverlap="1" wp14:anchorId="761CF613" wp14:editId="099E5AA1">
                <wp:simplePos x="0" y="0"/>
                <wp:positionH relativeFrom="column">
                  <wp:posOffset>-153670</wp:posOffset>
                </wp:positionH>
                <wp:positionV relativeFrom="paragraph">
                  <wp:posOffset>4534535</wp:posOffset>
                </wp:positionV>
                <wp:extent cx="6366510" cy="1274445"/>
                <wp:effectExtent l="0" t="0" r="8890" b="8255"/>
                <wp:wrapTopAndBottom/>
                <wp:docPr id="1618327658" name="Text Box 2"/>
                <wp:cNvGraphicFramePr/>
                <a:graphic xmlns:a="http://schemas.openxmlformats.org/drawingml/2006/main">
                  <a:graphicData uri="http://schemas.microsoft.com/office/word/2010/wordprocessingShape">
                    <wps:wsp>
                      <wps:cNvSpPr txBox="1"/>
                      <wps:spPr>
                        <a:xfrm>
                          <a:off x="0" y="0"/>
                          <a:ext cx="6366510" cy="1274445"/>
                        </a:xfrm>
                        <a:prstGeom prst="rect">
                          <a:avLst/>
                        </a:prstGeom>
                        <a:solidFill>
                          <a:schemeClr val="lt1"/>
                        </a:solidFill>
                        <a:ln w="6350">
                          <a:solidFill>
                            <a:prstClr val="black"/>
                          </a:solidFill>
                        </a:ln>
                      </wps:spPr>
                      <wps:txbx>
                        <w:txbxContent>
                          <w:p w14:paraId="21546171" w14:textId="0DBAE867" w:rsidR="006E4101" w:rsidRPr="006E4101" w:rsidRDefault="006E4101" w:rsidP="006E4101">
                            <w:pPr>
                              <w:spacing w:after="0" w:line="240" w:lineRule="auto"/>
                              <w:rPr>
                                <w:sz w:val="20"/>
                                <w:szCs w:val="20"/>
                              </w:rPr>
                            </w:pPr>
                            <w:r w:rsidRPr="006E4101">
                              <w:rPr>
                                <w:b/>
                                <w:bCs/>
                                <w:sz w:val="20"/>
                                <w:szCs w:val="20"/>
                              </w:rPr>
                              <w:t>Figure Cross-patient semantic-decoding using a regression-retrieval based decoder.</w:t>
                            </w:r>
                            <w:r w:rsidRPr="006E4101">
                              <w:rPr>
                                <w:sz w:val="20"/>
                                <w:szCs w:val="20"/>
                              </w:rPr>
                              <w:t xml:space="preserve"> Held-out decoding accuracy as a</w:t>
                            </w:r>
                          </w:p>
                          <w:p w14:paraId="235145F5" w14:textId="4179F606" w:rsidR="006E4101" w:rsidRPr="006E4101" w:rsidRDefault="006E4101" w:rsidP="006E4101">
                            <w:pPr>
                              <w:spacing w:after="0" w:line="240" w:lineRule="auto"/>
                              <w:rPr>
                                <w:sz w:val="20"/>
                                <w:szCs w:val="20"/>
                              </w:rPr>
                            </w:pPr>
                            <w:r w:rsidRPr="006E4101">
                              <w:rPr>
                                <w:sz w:val="20"/>
                                <w:szCs w:val="20"/>
                              </w:rPr>
                              <w:t>function of time for picture naming (</w:t>
                            </w:r>
                            <w:r>
                              <w:rPr>
                                <w:sz w:val="20"/>
                                <w:szCs w:val="20"/>
                              </w:rPr>
                              <w:t>N=12</w:t>
                            </w:r>
                            <w:r w:rsidR="007E751C">
                              <w:rPr>
                                <w:sz w:val="20"/>
                                <w:szCs w:val="20"/>
                              </w:rPr>
                              <w:t xml:space="preserve">). </w:t>
                            </w:r>
                            <w:r w:rsidR="00826416" w:rsidRPr="00826416">
                              <w:rPr>
                                <w:b/>
                                <w:bCs/>
                                <w:sz w:val="20"/>
                                <w:szCs w:val="20"/>
                              </w:rPr>
                              <w:t>a</w:t>
                            </w:r>
                            <w:r w:rsidRPr="006E4101">
                              <w:rPr>
                                <w:sz w:val="20"/>
                                <w:szCs w:val="20"/>
                              </w:rPr>
                              <w:t xml:space="preserve"> Independent balanced category accuracy. </w:t>
                            </w:r>
                            <w:r w:rsidRPr="00826416">
                              <w:rPr>
                                <w:b/>
                                <w:bCs/>
                                <w:sz w:val="20"/>
                                <w:szCs w:val="20"/>
                              </w:rPr>
                              <w:t>b</w:t>
                            </w:r>
                            <w:r w:rsidR="00826416">
                              <w:rPr>
                                <w:sz w:val="20"/>
                                <w:szCs w:val="20"/>
                              </w:rPr>
                              <w:t>-</w:t>
                            </w:r>
                            <w:r w:rsidR="00826416" w:rsidRPr="00826416">
                              <w:rPr>
                                <w:b/>
                                <w:bCs/>
                                <w:sz w:val="20"/>
                                <w:szCs w:val="20"/>
                              </w:rPr>
                              <w:t>d</w:t>
                            </w:r>
                            <w:r w:rsidR="00826416">
                              <w:rPr>
                                <w:sz w:val="20"/>
                                <w:szCs w:val="20"/>
                              </w:rPr>
                              <w:t xml:space="preserve"> </w:t>
                            </w:r>
                            <w:r w:rsidRPr="006E4101">
                              <w:rPr>
                                <w:sz w:val="20"/>
                                <w:szCs w:val="20"/>
                              </w:rPr>
                              <w:t>top-1</w:t>
                            </w:r>
                            <w:r w:rsidR="00826416">
                              <w:rPr>
                                <w:sz w:val="20"/>
                                <w:szCs w:val="20"/>
                              </w:rPr>
                              <w:t>, top-3 and top-5</w:t>
                            </w:r>
                            <w:r w:rsidRPr="006E4101">
                              <w:rPr>
                                <w:sz w:val="20"/>
                                <w:szCs w:val="20"/>
                              </w:rPr>
                              <w:t xml:space="preserve"> word-retrieval accuracy</w:t>
                            </w:r>
                            <w:r w:rsidR="00826416">
                              <w:rPr>
                                <w:sz w:val="20"/>
                                <w:szCs w:val="20"/>
                              </w:rPr>
                              <w:t>, respectively</w:t>
                            </w:r>
                            <w:r w:rsidRPr="006E4101">
                              <w:rPr>
                                <w:sz w:val="20"/>
                                <w:szCs w:val="20"/>
                              </w:rPr>
                              <w:t xml:space="preserve">. </w:t>
                            </w:r>
                            <w:r w:rsidR="00560080">
                              <w:rPr>
                                <w:sz w:val="20"/>
                                <w:szCs w:val="20"/>
                              </w:rPr>
                              <w:t>Horizontal c</w:t>
                            </w:r>
                            <w:r w:rsidRPr="006E4101">
                              <w:rPr>
                                <w:sz w:val="20"/>
                                <w:szCs w:val="20"/>
                              </w:rPr>
                              <w:t>oloured bars below the chance</w:t>
                            </w:r>
                            <w:r w:rsidR="007E751C">
                              <w:rPr>
                                <w:sz w:val="20"/>
                                <w:szCs w:val="20"/>
                              </w:rPr>
                              <w:t xml:space="preserve"> </w:t>
                            </w:r>
                            <w:r w:rsidRPr="006E4101">
                              <w:rPr>
                                <w:sz w:val="20"/>
                                <w:szCs w:val="20"/>
                              </w:rPr>
                              <w:t>line are a per-participant significance raster</w:t>
                            </w:r>
                            <w:r w:rsidR="002E1DC6">
                              <w:rPr>
                                <w:sz w:val="20"/>
                                <w:szCs w:val="20"/>
                              </w:rPr>
                              <w:t>. Significance is calculated for each time bin separately</w:t>
                            </w:r>
                            <w:r w:rsidRPr="006E4101">
                              <w:rPr>
                                <w:sz w:val="20"/>
                                <w:szCs w:val="20"/>
                              </w:rPr>
                              <w:t xml:space="preserve"> (one-sided permutation test, p &lt; 0.0</w:t>
                            </w:r>
                            <w:r w:rsidR="002E1DC6">
                              <w:rPr>
                                <w:sz w:val="20"/>
                                <w:szCs w:val="20"/>
                              </w:rPr>
                              <w:t>5</w:t>
                            </w:r>
                            <w:r w:rsidRPr="006E4101">
                              <w:rPr>
                                <w:sz w:val="20"/>
                                <w:szCs w:val="20"/>
                              </w:rPr>
                              <w:t>;</w:t>
                            </w:r>
                            <w:r w:rsidR="007E751C">
                              <w:rPr>
                                <w:sz w:val="20"/>
                                <w:szCs w:val="20"/>
                              </w:rPr>
                              <w:t xml:space="preserve"> </w:t>
                            </w:r>
                            <w:r w:rsidRPr="006E4101">
                              <w:rPr>
                                <w:sz w:val="20"/>
                                <w:szCs w:val="20"/>
                              </w:rPr>
                              <w:t xml:space="preserve">pre-onset bins are not tested). Dashed </w:t>
                            </w:r>
                            <w:r w:rsidR="00530D9A">
                              <w:rPr>
                                <w:sz w:val="20"/>
                                <w:szCs w:val="20"/>
                              </w:rPr>
                              <w:t xml:space="preserve">horizontal </w:t>
                            </w:r>
                            <w:r w:rsidRPr="006E4101">
                              <w:rPr>
                                <w:sz w:val="20"/>
                                <w:szCs w:val="20"/>
                              </w:rPr>
                              <w:t>line: mean shuffled chance across participants.</w:t>
                            </w:r>
                            <w:r w:rsidR="007E751C">
                              <w:rPr>
                                <w:sz w:val="20"/>
                                <w:szCs w:val="20"/>
                              </w:rPr>
                              <w:t xml:space="preserve"> </w:t>
                            </w:r>
                            <w:r w:rsidRPr="006E4101">
                              <w:rPr>
                                <w:sz w:val="20"/>
                                <w:szCs w:val="20"/>
                              </w:rPr>
                              <w:t xml:space="preserve">Dotted vertical line at 0 s: alignment cue (trial onset). </w:t>
                            </w:r>
                            <w:r w:rsidR="00AF650F">
                              <w:rPr>
                                <w:sz w:val="20"/>
                                <w:szCs w:val="20"/>
                              </w:rPr>
                              <w:t>Vertical coloured lines and s</w:t>
                            </w:r>
                            <w:r w:rsidRPr="006E4101">
                              <w:rPr>
                                <w:sz w:val="20"/>
                                <w:szCs w:val="20"/>
                              </w:rPr>
                              <w:t xml:space="preserve">haded </w:t>
                            </w:r>
                            <w:r w:rsidR="00AF650F">
                              <w:rPr>
                                <w:sz w:val="20"/>
                                <w:szCs w:val="20"/>
                              </w:rPr>
                              <w:t>areas</w:t>
                            </w:r>
                            <w:r w:rsidRPr="006E4101">
                              <w:rPr>
                                <w:sz w:val="20"/>
                                <w:szCs w:val="20"/>
                              </w:rPr>
                              <w:t>: mean</w:t>
                            </w:r>
                            <w:r w:rsidR="007E751C">
                              <w:rPr>
                                <w:sz w:val="20"/>
                                <w:szCs w:val="20"/>
                              </w:rPr>
                              <w:t xml:space="preserve"> </w:t>
                            </w:r>
                            <w:r w:rsidRPr="006E4101">
                              <w:rPr>
                                <w:sz w:val="20"/>
                                <w:szCs w:val="20"/>
                              </w:rPr>
                              <w:t>cue time across participants ± 1 s.d.</w:t>
                            </w:r>
                            <w:r w:rsidR="00AF650F">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61CF613" id="_x0000_s1027" type="#_x0000_t202" style="position:absolute;left:0;text-align:left;margin-left:-12.1pt;margin-top:357.05pt;width:501.3pt;height:100.3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" fillcolor="white [3201]" strokeweight=".5pt">
                <v:textbox>
                  <w:txbxContent>
                    <w:p w14:paraId="21546171" w14:textId="0DBAE867" w:rsidR="006E4101" w:rsidRPr="006E4101" w:rsidRDefault="006E4101" w:rsidP="006E4101">
                      <w:pPr>
                        <w:spacing w:after="0" w:line="240" w:lineRule="auto"/>
                        <w:rPr>
                          <w:sz w:val="20"/>
                          <w:szCs w:val="20"/>
                        </w:rPr>
                      </w:pPr>
                      <w:r w:rsidRPr="006E4101">
                        <w:rPr>
                          <w:b/>
                          <w:bCs/>
                          <w:sz w:val="20"/>
                          <w:szCs w:val="20"/>
                        </w:rPr>
                        <w:t>Figure Cross-patient semantic-decoding using a regression-retrieval based decoder.</w:t>
                      </w:r>
                      <w:r w:rsidRPr="006E4101">
                        <w:rPr>
                          <w:sz w:val="20"/>
                          <w:szCs w:val="20"/>
                        </w:rPr>
                        <w:t xml:space="preserve"> Held-out decoding accuracy as a</w:t>
                      </w:r>
                    </w:p>
                    <w:p w14:paraId="235145F5" w14:textId="4179F606" w:rsidR="006E4101" w:rsidRPr="006E4101" w:rsidRDefault="006E4101" w:rsidP="006E4101">
                      <w:pPr>
                        <w:spacing w:after="0" w:line="240" w:lineRule="auto"/>
                        <w:rPr>
                          <w:sz w:val="20"/>
                          <w:szCs w:val="20"/>
                        </w:rPr>
                      </w:pPr>
                      <w:r w:rsidRPr="006E4101">
                        <w:rPr>
                          <w:sz w:val="20"/>
                          <w:szCs w:val="20"/>
                        </w:rPr>
                        <w:t>function of time for picture naming (</w:t>
                      </w:r>
                      <w:r>
                        <w:rPr>
                          <w:sz w:val="20"/>
                          <w:szCs w:val="20"/>
                        </w:rPr>
                        <w:t>N=12</w:t>
                      </w:r>
                      <w:r w:rsidR="007E751C">
                        <w:rPr>
                          <w:sz w:val="20"/>
                          <w:szCs w:val="20"/>
                        </w:rPr>
                        <w:t xml:space="preserve">). </w:t>
                      </w:r>
                      <w:r w:rsidR="00826416" w:rsidRPr="00826416">
                        <w:rPr>
                          <w:b/>
                          <w:bCs/>
                          <w:sz w:val="20"/>
                          <w:szCs w:val="20"/>
                        </w:rPr>
                        <w:t>a</w:t>
                      </w:r>
                      <w:r w:rsidRPr="006E4101">
                        <w:rPr>
                          <w:sz w:val="20"/>
                          <w:szCs w:val="20"/>
                        </w:rPr>
                        <w:t xml:space="preserve"> Independent balanced category accuracy. </w:t>
                      </w:r>
                      <w:r w:rsidRPr="00826416">
                        <w:rPr>
                          <w:b/>
                          <w:bCs/>
                          <w:sz w:val="20"/>
                          <w:szCs w:val="20"/>
                        </w:rPr>
                        <w:t>b</w:t>
                      </w:r>
                      <w:r w:rsidR="00826416">
                        <w:rPr>
                          <w:sz w:val="20"/>
                          <w:szCs w:val="20"/>
                        </w:rPr>
                        <w:t>-</w:t>
                      </w:r>
                      <w:r w:rsidR="00826416" w:rsidRPr="00826416">
                        <w:rPr>
                          <w:b/>
                          <w:bCs/>
                          <w:sz w:val="20"/>
                          <w:szCs w:val="20"/>
                        </w:rPr>
                        <w:t>d</w:t>
                      </w:r>
                      <w:r w:rsidR="00826416">
                        <w:rPr>
                          <w:sz w:val="20"/>
                          <w:szCs w:val="20"/>
                        </w:rPr>
                        <w:t xml:space="preserve"> </w:t>
                      </w:r>
                      <w:r w:rsidRPr="006E4101">
                        <w:rPr>
                          <w:sz w:val="20"/>
                          <w:szCs w:val="20"/>
                        </w:rPr>
                        <w:t>top-1</w:t>
                      </w:r>
                      <w:r w:rsidR="00826416">
                        <w:rPr>
                          <w:sz w:val="20"/>
                          <w:szCs w:val="20"/>
                        </w:rPr>
                        <w:t>, top-3 and top-5</w:t>
                      </w:r>
                      <w:r w:rsidRPr="006E4101">
                        <w:rPr>
                          <w:sz w:val="20"/>
                          <w:szCs w:val="20"/>
                        </w:rPr>
                        <w:t xml:space="preserve"> word-retrieval accuracy</w:t>
                      </w:r>
                      <w:r w:rsidR="00826416">
                        <w:rPr>
                          <w:sz w:val="20"/>
                          <w:szCs w:val="20"/>
                        </w:rPr>
                        <w:t>, respectively</w:t>
                      </w:r>
                      <w:r w:rsidRPr="006E4101">
                        <w:rPr>
                          <w:sz w:val="20"/>
                          <w:szCs w:val="20"/>
                        </w:rPr>
                        <w:t xml:space="preserve">. </w:t>
                      </w:r>
                      <w:r w:rsidR="00560080">
                        <w:rPr>
                          <w:sz w:val="20"/>
                          <w:szCs w:val="20"/>
                        </w:rPr>
                        <w:t>Horizontal c</w:t>
                      </w:r>
                      <w:r w:rsidRPr="006E4101">
                        <w:rPr>
                          <w:sz w:val="20"/>
                          <w:szCs w:val="20"/>
                        </w:rPr>
                        <w:t>oloured bars below the chance</w:t>
                      </w:r>
                      <w:r w:rsidR="007E751C">
                        <w:rPr>
                          <w:sz w:val="20"/>
                          <w:szCs w:val="20"/>
                        </w:rPr>
                        <w:t xml:space="preserve"> </w:t>
                      </w:r>
                      <w:r w:rsidRPr="006E4101">
                        <w:rPr>
                          <w:sz w:val="20"/>
                          <w:szCs w:val="20"/>
                        </w:rPr>
                        <w:t>line are a per-participant significance raster</w:t>
                      </w:r>
                      <w:r w:rsidR="002E1DC6">
                        <w:rPr>
                          <w:sz w:val="20"/>
                          <w:szCs w:val="20"/>
                        </w:rPr>
                        <w:t>. Significance is calculated for each time bin separately</w:t>
                      </w:r>
                      <w:r w:rsidRPr="006E4101">
                        <w:rPr>
                          <w:sz w:val="20"/>
                          <w:szCs w:val="20"/>
                        </w:rPr>
                        <w:t xml:space="preserve"> (one-sided permutation test, p &lt; 0.0</w:t>
                      </w:r>
                      <w:r w:rsidR="002E1DC6">
                        <w:rPr>
                          <w:sz w:val="20"/>
                          <w:szCs w:val="20"/>
                        </w:rPr>
                        <w:t>5</w:t>
                      </w:r>
                      <w:r w:rsidRPr="006E4101">
                        <w:rPr>
                          <w:sz w:val="20"/>
                          <w:szCs w:val="20"/>
                        </w:rPr>
                        <w:t>;</w:t>
                      </w:r>
                      <w:r w:rsidR="007E751C">
                        <w:rPr>
                          <w:sz w:val="20"/>
                          <w:szCs w:val="20"/>
                        </w:rPr>
                        <w:t xml:space="preserve"> </w:t>
                      </w:r>
                      <w:r w:rsidRPr="006E4101">
                        <w:rPr>
                          <w:sz w:val="20"/>
                          <w:szCs w:val="20"/>
                        </w:rPr>
                        <w:t xml:space="preserve">pre-onset bins are not tested). Dashed </w:t>
                      </w:r>
                      <w:r w:rsidR="00530D9A">
                        <w:rPr>
                          <w:sz w:val="20"/>
                          <w:szCs w:val="20"/>
                        </w:rPr>
                        <w:t xml:space="preserve">horizontal </w:t>
                      </w:r>
                      <w:r w:rsidRPr="006E4101">
                        <w:rPr>
                          <w:sz w:val="20"/>
                          <w:szCs w:val="20"/>
                        </w:rPr>
                        <w:t>line: mean shuffled chance across participants.</w:t>
                      </w:r>
                      <w:r w:rsidR="007E751C">
                        <w:rPr>
                          <w:sz w:val="20"/>
                          <w:szCs w:val="20"/>
                        </w:rPr>
                        <w:t xml:space="preserve"> </w:t>
                      </w:r>
                      <w:r w:rsidRPr="006E4101">
                        <w:rPr>
                          <w:sz w:val="20"/>
                          <w:szCs w:val="20"/>
                        </w:rPr>
                        <w:t xml:space="preserve">Dotted vertical line at 0 s: alignment cue (trial onset). </w:t>
                      </w:r>
                      <w:r w:rsidR="00AF650F">
                        <w:rPr>
                          <w:sz w:val="20"/>
                          <w:szCs w:val="20"/>
                        </w:rPr>
                        <w:t>Vertical coloured lines and s</w:t>
                      </w:r>
                      <w:r w:rsidRPr="006E4101">
                        <w:rPr>
                          <w:sz w:val="20"/>
                          <w:szCs w:val="20"/>
                        </w:rPr>
                        <w:t xml:space="preserve">haded </w:t>
                      </w:r>
                      <w:r w:rsidR="00AF650F">
                        <w:rPr>
                          <w:sz w:val="20"/>
                          <w:szCs w:val="20"/>
                        </w:rPr>
                        <w:t>areas</w:t>
                      </w:r>
                      <w:r w:rsidRPr="006E4101">
                        <w:rPr>
                          <w:sz w:val="20"/>
                          <w:szCs w:val="20"/>
                        </w:rPr>
                        <w:t>: mean</w:t>
                      </w:r>
                      <w:r w:rsidR="007E751C">
                        <w:rPr>
                          <w:sz w:val="20"/>
                          <w:szCs w:val="20"/>
                        </w:rPr>
                        <w:t xml:space="preserve"> </w:t>
                      </w:r>
                      <w:r w:rsidRPr="006E4101">
                        <w:rPr>
                          <w:sz w:val="20"/>
                          <w:szCs w:val="20"/>
                        </w:rPr>
                        <w:t>cue time across participants ± 1 s.d.</w:t>
                      </w:r>
                      <w:r w:rsidR="00AF650F">
                        <w:rPr>
                          <w:sz w:val="20"/>
                          <w:szCs w:val="20"/>
                        </w:rPr>
                        <w:t>.</w:t>
                      </w:r>
                    </w:p>
                  </w:txbxContent>
                </v:textbox>
                <w10:wrap type="topAndBottom"/>
              </v:shape>
            </w:pict>
          </mc:Fallback>
        </mc:AlternateContent>
      </w:r>
    </w:p>
    <w:p w14:paraId="57CFC885" w14:textId="77777777" w:rsidR="00355C51" w:rsidRDefault="00355C51" w:rsidP="00355C51">
      <w:pPr>
        <w:pStyle w:val="Heading2"/>
      </w:pPr>
    </w:p>
    <w:p w14:paraId="5BA72371" w14:textId="32E00941" w:rsidR="00355C51" w:rsidRDefault="00355C51" w:rsidP="00355C51">
      <w:pPr>
        <w:pStyle w:val="Heading2"/>
        <w:rPr>
          <w:b w:val="0"/>
        </w:rPr>
      </w:pPr>
      <w:r w:rsidRPr="002007BB">
        <w:t>Modality-independent semantic representations – i.e. control for perceptual</w:t>
      </w:r>
    </w:p>
    <w:p w14:paraId="360792B3" w14:textId="77777777" w:rsidR="00355C51" w:rsidRPr="00735A0B" w:rsidRDefault="00355C51" w:rsidP="00355C51">
      <w:pPr>
        <w:pStyle w:val="ListParagraph"/>
        <w:numPr>
          <w:ilvl w:val="0"/>
          <w:numId w:val="1"/>
        </w:numPr>
      </w:pPr>
      <w:r w:rsidRPr="00735A0B">
        <w:lastRenderedPageBreak/>
        <w:t>A shared subset of ROIs is engaged in lexical-semantic decoding across both tasks – FG, pMTG, pITG …?</w:t>
      </w:r>
    </w:p>
    <w:p w14:paraId="5B939F0A" w14:textId="77777777" w:rsidR="00355C51" w:rsidRPr="00735A0B" w:rsidRDefault="00355C51" w:rsidP="00355C51">
      <w:pPr>
        <w:pStyle w:val="ListParagraph"/>
        <w:numPr>
          <w:ilvl w:val="0"/>
          <w:numId w:val="1"/>
        </w:numPr>
      </w:pPr>
      <w:r w:rsidRPr="00735A0B">
        <w:t>Category retrieval within language vs visual embedding spaces. Decoded semantic information from picture is more likely to be language, instead of vision</w:t>
      </w:r>
    </w:p>
    <w:p w14:paraId="49491D72" w14:textId="77777777" w:rsidR="00355C51" w:rsidRDefault="00355C51" w:rsidP="00355C51">
      <w:r w:rsidRPr="009E589A">
        <w:rPr>
          <w:b/>
          <w:bCs/>
        </w:rPr>
        <w:t xml:space="preserve">Decoded </w:t>
      </w:r>
      <w:r>
        <w:rPr>
          <w:b/>
          <w:bCs/>
        </w:rPr>
        <w:t xml:space="preserve">semantic </w:t>
      </w:r>
      <w:r w:rsidRPr="009E589A">
        <w:rPr>
          <w:b/>
          <w:bCs/>
        </w:rPr>
        <w:t>information reflects linguistic rather than visual structure</w:t>
      </w:r>
      <w:r w:rsidRPr="00735A0B">
        <w:t xml:space="preserve"> </w:t>
      </w:r>
    </w:p>
    <w:p w14:paraId="14FB7DF3" w14:textId="77777777" w:rsidR="00355C51" w:rsidRDefault="00355C51" w:rsidP="00355C51">
      <w:pPr>
        <w:spacing w:after="0" w:line="240" w:lineRule="auto"/>
      </w:pPr>
      <w:r>
        <w:t xml:space="preserve">A central concern for any semantic decoder operating on a picture-naming task is whether it reads out the meaning of the intended word or merely the visual properties of the stimulus. We addressed this directly by regressing high-gamma activity onto two families of embedding model that are, by construction, blind to one another's information: language-only distributional models (GloVe, Word2Vec), trained purely on lexical co-occurrence, and vision-only self-supervised models with different architectures (DINOv3, a vision transformer; MoCo, a convolutional network), trained purely on images with no text or labels under a self-supervised paradigm. The two families are genuinely distinct representations of the same stimuli: a Procrustes analysis of the models' embedding spaces showed high within-family but low cross-family similarity — the two language models aligned at 0.73 and the two vision models at 0.51, whereas every language–vision pair aligned at only 0.29–0.44 (Procrustes similarity on the shared stimulus set; </w:t>
      </w:r>
      <w:r w:rsidRPr="00E97749">
        <w:rPr>
          <w:b/>
          <w:bCs/>
        </w:rPr>
        <w:t>Fig.</w:t>
      </w:r>
      <w:r w:rsidRPr="00E97749">
        <w:rPr>
          <w:b/>
          <w:bCs/>
          <w:sz w:val="20"/>
          <w:szCs w:val="20"/>
        </w:rPr>
        <w:t xml:space="preserve"> Language_vs_vision</w:t>
      </w:r>
      <w:r w:rsidRPr="00E97749">
        <w:rPr>
          <w:b/>
          <w:bCs/>
        </w:rPr>
        <w:t xml:space="preserve"> a</w:t>
      </w:r>
      <w:r>
        <w:t>).</w:t>
      </w:r>
    </w:p>
    <w:p w14:paraId="0F1B9D76" w14:textId="77777777" w:rsidR="00355C51" w:rsidRDefault="00355C51" w:rsidP="00355C51">
      <w:pPr>
        <w:spacing w:after="0" w:line="240" w:lineRule="auto"/>
      </w:pPr>
    </w:p>
    <w:p w14:paraId="3174649A" w14:textId="77777777" w:rsidR="00355C51" w:rsidRDefault="00355C51" w:rsidP="00355C51">
      <w:pPr>
        <w:spacing w:after="0" w:line="240" w:lineRule="auto"/>
      </w:pPr>
      <w:r>
        <w:t>Both families decoded semantic category above chance and followed a similar time course, rising after picture onset and peaking ~1.1 s later; but the language family carried more information throughout.</w:t>
      </w:r>
    </w:p>
    <w:p w14:paraId="59442C47" w14:textId="77777777" w:rsidR="00355C51" w:rsidRDefault="00355C51" w:rsidP="00355C51">
      <w:pPr>
        <w:spacing w:after="0" w:line="240" w:lineRule="auto"/>
      </w:pPr>
      <w:r>
        <w:t xml:space="preserve">The advantage was strongest and most sustained in variance explained: the language−vision R² difference was significant across 36 bins spanning ~0.3–3.9 s (per-bin linear mixed model, participant random intercept, BH-FDR q &lt; 0.05; </w:t>
      </w:r>
      <w:r w:rsidRPr="00E97749">
        <w:rPr>
          <w:b/>
          <w:bCs/>
        </w:rPr>
        <w:t xml:space="preserve">Fig. </w:t>
      </w:r>
      <w:r w:rsidRPr="00E97749">
        <w:rPr>
          <w:b/>
          <w:bCs/>
          <w:sz w:val="20"/>
          <w:szCs w:val="20"/>
        </w:rPr>
        <w:t>Language_vs_vision</w:t>
      </w:r>
      <w:r w:rsidRPr="00E97749">
        <w:rPr>
          <w:b/>
          <w:bCs/>
        </w:rPr>
        <w:t xml:space="preserve"> b</w:t>
      </w:r>
      <w:r>
        <w:t>). The category-accuracy difference between the language and vision families was likewise significantly positive across 20 time bins, concentrated 0.4–1.5 s after picture onset (</w:t>
      </w:r>
      <w:r w:rsidRPr="00E97749">
        <w:rPr>
          <w:b/>
          <w:bCs/>
        </w:rPr>
        <w:t xml:space="preserve">Fig. </w:t>
      </w:r>
      <w:r w:rsidRPr="00E97749">
        <w:rPr>
          <w:b/>
          <w:bCs/>
          <w:sz w:val="20"/>
          <w:szCs w:val="20"/>
        </w:rPr>
        <w:t xml:space="preserve">Language_vs_vision </w:t>
      </w:r>
      <w:r w:rsidRPr="00E97749">
        <w:rPr>
          <w:b/>
          <w:bCs/>
        </w:rPr>
        <w:t>c</w:t>
      </w:r>
      <w:r>
        <w:t>).</w:t>
      </w:r>
    </w:p>
    <w:p w14:paraId="276392CF" w14:textId="77777777" w:rsidR="00355C51" w:rsidRDefault="00355C51" w:rsidP="00355C51">
      <w:pPr>
        <w:spacing w:after="0" w:line="240" w:lineRule="auto"/>
      </w:pPr>
    </w:p>
    <w:p w14:paraId="3203E212" w14:textId="77777777" w:rsidR="00355C51" w:rsidRDefault="00355C51" w:rsidP="00355C51">
      <w:pPr>
        <w:spacing w:after="0" w:line="240" w:lineRule="auto"/>
      </w:pPr>
      <w:r>
        <w:t xml:space="preserve">At the moment semantic decoding peaked (~1.1 s), a pairwise model comparison confirmed the dissociation across metrics (one-sided Wilcoxon signed-rank, language &gt; vision, BH-FDR over the 12 pair×metric tests; </w:t>
      </w:r>
      <w:r w:rsidRPr="00E97749">
        <w:rPr>
          <w:b/>
          <w:bCs/>
        </w:rPr>
        <w:t>Fig.</w:t>
      </w:r>
      <w:r w:rsidRPr="00E97749">
        <w:rPr>
          <w:b/>
          <w:bCs/>
          <w:sz w:val="20"/>
          <w:szCs w:val="20"/>
        </w:rPr>
        <w:t xml:space="preserve"> Language_vs_vision</w:t>
      </w:r>
      <w:r w:rsidRPr="00E97749">
        <w:rPr>
          <w:b/>
          <w:bCs/>
        </w:rPr>
        <w:t xml:space="preserve"> d</w:t>
      </w:r>
      <w:r>
        <w:t>). In variance explained, every language model exceeded every vision model: GloVe and Word2Vec each beat both DINOv3 and MoCo (Δ R² = 0.009–0.020, all q &lt; 0.01, 11–12 of 12 participants). In category accuracy, both language models beat the transformer DINOv3 (GloVe &gt; DINOv3 q &lt; 0.01, Word2Vec &gt; DINOv3 q &lt; 0.05) and GloVe also beat MoCo (q &lt; 0.05); only Word2Vec vs. the convolutional MoCo — the strongest vision competitor — was non-significant. Word-level decoding did not separate the families in any pairwise comparison.</w:t>
      </w:r>
    </w:p>
    <w:p w14:paraId="5A04A255" w14:textId="77777777" w:rsidR="00355C51" w:rsidRDefault="00355C51" w:rsidP="00355C51">
      <w:pPr>
        <w:spacing w:after="0" w:line="240" w:lineRule="auto"/>
      </w:pPr>
    </w:p>
    <w:p w14:paraId="7ED46FE4" w14:textId="77777777" w:rsidR="00355C51" w:rsidRDefault="00355C51" w:rsidP="00355C51">
      <w:pPr>
        <w:spacing w:after="0" w:line="240" w:lineRule="auto"/>
      </w:pPr>
      <w:r>
        <w:t xml:space="preserve">The effect was consistent across the full cohort. Category decoding favored language over vision embeddings in 11 of 12 participants (one-sided Wilcoxon signed-rank p = 7.3 × 10⁻⁴; mean Δ = 0.006), while the weaker word-level decoding favored language in 8 of 12 (p = 0.088; </w:t>
      </w:r>
      <w:r w:rsidRPr="00E97749">
        <w:rPr>
          <w:b/>
          <w:bCs/>
        </w:rPr>
        <w:t xml:space="preserve">Fig. </w:t>
      </w:r>
      <w:r w:rsidRPr="00E97749">
        <w:rPr>
          <w:b/>
          <w:bCs/>
          <w:sz w:val="20"/>
          <w:szCs w:val="20"/>
        </w:rPr>
        <w:t xml:space="preserve">Language_vs_vision </w:t>
      </w:r>
      <w:r w:rsidRPr="00E97749">
        <w:rPr>
          <w:b/>
          <w:bCs/>
        </w:rPr>
        <w:t>e</w:t>
      </w:r>
      <w:r>
        <w:t xml:space="preserve">). Finally, the language advantage was not an artifact of using the vision models' default pooled representation: category and word decoding rose steadily from early to late layers of both vision networks (e.g. </w:t>
      </w:r>
      <w:r>
        <w:rPr>
          <w:rFonts w:hint="eastAsia"/>
        </w:rPr>
        <w:t xml:space="preserve">DINOv3 category accuracy 0.16 </w:t>
      </w:r>
      <w:r>
        <w:rPr>
          <w:rFonts w:hint="eastAsia"/>
        </w:rPr>
        <w:t>→</w:t>
      </w:r>
      <w:r>
        <w:rPr>
          <w:rFonts w:hint="eastAsia"/>
        </w:rPr>
        <w:t xml:space="preserve"> 0.29 from layer 1 to 12; MoCo 0.23 </w:t>
      </w:r>
      <w:r>
        <w:rPr>
          <w:rFonts w:hint="eastAsia"/>
        </w:rPr>
        <w:t>→</w:t>
      </w:r>
      <w:r>
        <w:rPr>
          <w:rFonts w:hint="eastAsia"/>
        </w:rPr>
        <w:t xml:space="preserve"> 0.28 to layer 5) </w:t>
      </w:r>
      <w:r>
        <w:rPr>
          <w:rFonts w:hint="eastAsia"/>
        </w:rPr>
        <w:t>—</w:t>
      </w:r>
      <w:r>
        <w:rPr>
          <w:rFonts w:hint="eastAsia"/>
        </w:rPr>
        <w:t xml:space="preserve"> consistent</w:t>
      </w:r>
      <w:r>
        <w:t xml:space="preserve"> with later layers encoding progressively higher-level, more semantic content and earlier layers low-level shape, colour and contour — yet the best-decoding layer of each still </w:t>
      </w:r>
      <w:r>
        <w:lastRenderedPageBreak/>
        <w:t xml:space="preserve">reached only the language decoder's level, not beyond it (best category accuracy DINOv3 0.290, MoCo 0.282, vs. the language reference 0.296; </w:t>
      </w:r>
      <w:r w:rsidRPr="00E97749">
        <w:rPr>
          <w:b/>
          <w:bCs/>
        </w:rPr>
        <w:t>Fig.</w:t>
      </w:r>
      <w:r w:rsidRPr="00E97749">
        <w:rPr>
          <w:b/>
          <w:bCs/>
          <w:sz w:val="20"/>
          <w:szCs w:val="20"/>
        </w:rPr>
        <w:t xml:space="preserve"> Language_vs_vision</w:t>
      </w:r>
      <w:r w:rsidRPr="00E97749">
        <w:rPr>
          <w:b/>
          <w:bCs/>
        </w:rPr>
        <w:t xml:space="preserve"> f</w:t>
      </w:r>
      <w:r>
        <w:t>).</w:t>
      </w:r>
    </w:p>
    <w:p w14:paraId="36D575F0" w14:textId="77777777" w:rsidR="00355C51" w:rsidRDefault="00355C51" w:rsidP="00355C51">
      <w:pPr>
        <w:spacing w:after="0" w:line="240" w:lineRule="auto"/>
      </w:pPr>
      <w:r>
        <w:rPr>
          <w:noProof/>
        </w:rPr>
        <w:drawing>
          <wp:anchor distT="0" distB="0" distL="114300" distR="114300" simplePos="0" relativeHeight="251658243" behindDoc="0" locked="0" layoutInCell="1" allowOverlap="1" wp14:anchorId="2BC69CD6" wp14:editId="7D7B85BF">
            <wp:simplePos x="0" y="0"/>
            <wp:positionH relativeFrom="margin">
              <wp:align>left</wp:align>
            </wp:positionH>
            <wp:positionV relativeFrom="paragraph">
              <wp:posOffset>210820</wp:posOffset>
            </wp:positionV>
            <wp:extent cx="4779645" cy="4560570"/>
            <wp:effectExtent l="0" t="0" r="1905" b="0"/>
            <wp:wrapTopAndBottom/>
            <wp:docPr id="37966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23777" cy="460235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1A589F" w14:textId="77777777" w:rsidR="00355C51" w:rsidRDefault="00355C51" w:rsidP="00355C51">
      <w:pPr>
        <w:pStyle w:val="Heading1"/>
      </w:pPr>
      <w:r>
        <w:rPr>
          <w:noProof/>
        </w:rPr>
        <mc:AlternateContent>
          <mc:Choice Requires="wps">
            <w:drawing>
              <wp:anchor distT="45720" distB="45720" distL="114300" distR="114300" simplePos="0" relativeHeight="251658244" behindDoc="0" locked="0" layoutInCell="1" allowOverlap="1" wp14:anchorId="06C6DF96" wp14:editId="167C1FE3">
                <wp:simplePos x="0" y="0"/>
                <wp:positionH relativeFrom="page">
                  <wp:posOffset>511175</wp:posOffset>
                </wp:positionH>
                <wp:positionV relativeFrom="paragraph">
                  <wp:posOffset>5123815</wp:posOffset>
                </wp:positionV>
                <wp:extent cx="6748780" cy="1404620"/>
                <wp:effectExtent l="0" t="0" r="13970" b="21590"/>
                <wp:wrapTopAndBottom/>
                <wp:docPr id="8331736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48780" cy="1404620"/>
                        </a:xfrm>
                        <a:prstGeom prst="rect">
                          <a:avLst/>
                        </a:prstGeom>
                        <a:solidFill>
                          <a:srgbClr val="FFFFFF"/>
                        </a:solidFill>
                        <a:ln w="9525">
                          <a:solidFill>
                            <a:srgbClr val="000000"/>
                          </a:solidFill>
                          <a:miter lim="800000"/>
                          <a:headEnd/>
                          <a:tailEnd/>
                        </a:ln>
                      </wps:spPr>
                      <wps:txbx>
                        <w:txbxContent>
                          <w:p w14:paraId="16873273" w14:textId="77777777" w:rsidR="00355C51" w:rsidRPr="00D92BA8" w:rsidRDefault="00355C51" w:rsidP="00355C51">
                            <w:pPr>
                              <w:spacing w:after="0" w:line="240" w:lineRule="auto"/>
                              <w:rPr>
                                <w:sz w:val="20"/>
                                <w:szCs w:val="20"/>
                              </w:rPr>
                            </w:pPr>
                            <w:r w:rsidRPr="00D92BA8">
                              <w:rPr>
                                <w:b/>
                                <w:bCs/>
                                <w:sz w:val="20"/>
                                <w:szCs w:val="20"/>
                              </w:rPr>
                              <w:t>Figure Language_vs_vision</w:t>
                            </w:r>
                            <w:r w:rsidRPr="00D92BA8">
                              <w:rPr>
                                <w:sz w:val="20"/>
                                <w:szCs w:val="20"/>
                              </w:rPr>
                              <w:t xml:space="preserve"> </w:t>
                            </w:r>
                            <w:r>
                              <w:rPr>
                                <w:sz w:val="20"/>
                                <w:szCs w:val="20"/>
                              </w:rPr>
                              <w:t>Decoded semantic signals</w:t>
                            </w:r>
                            <w:r w:rsidRPr="00D92BA8">
                              <w:rPr>
                                <w:sz w:val="20"/>
                                <w:szCs w:val="20"/>
                              </w:rPr>
                              <w:t xml:space="preserve"> reflect linguistic rather than visual structure.</w:t>
                            </w:r>
                            <w:r>
                              <w:rPr>
                                <w:sz w:val="20"/>
                                <w:szCs w:val="20"/>
                              </w:rPr>
                              <w:t xml:space="preserve"> </w:t>
                            </w:r>
                            <w:r w:rsidRPr="00D92BA8">
                              <w:rPr>
                                <w:b/>
                                <w:bCs/>
                                <w:sz w:val="20"/>
                                <w:szCs w:val="20"/>
                              </w:rPr>
                              <w:t>a</w:t>
                            </w:r>
                            <w:r w:rsidRPr="00D92BA8">
                              <w:rPr>
                                <w:sz w:val="20"/>
                                <w:szCs w:val="20"/>
                              </w:rPr>
                              <w:t xml:space="preserve"> Procrustes similarity between the four embedding spaces on the shared stimulus set(1 − Procrustes disparity of the top-10-PC concept geometries; higher = more similar); black lines</w:t>
                            </w:r>
                            <w:r>
                              <w:rPr>
                                <w:sz w:val="20"/>
                                <w:szCs w:val="20"/>
                              </w:rPr>
                              <w:t xml:space="preserve"> </w:t>
                            </w:r>
                            <w:r w:rsidRPr="00D92BA8">
                              <w:rPr>
                                <w:sz w:val="20"/>
                                <w:szCs w:val="20"/>
                              </w:rPr>
                              <w:t xml:space="preserve">separate the language from the vision block. </w:t>
                            </w:r>
                            <w:r w:rsidRPr="00D92BA8">
                              <w:rPr>
                                <w:b/>
                                <w:bCs/>
                                <w:sz w:val="20"/>
                                <w:szCs w:val="20"/>
                              </w:rPr>
                              <w:t>b</w:t>
                            </w:r>
                            <w:r w:rsidRPr="00D92BA8">
                              <w:rPr>
                                <w:sz w:val="20"/>
                                <w:szCs w:val="20"/>
                              </w:rPr>
                              <w:t xml:space="preserve"> Variance explained (R² − shuffled chance) </w:t>
                            </w:r>
                            <w:r>
                              <w:rPr>
                                <w:sz w:val="20"/>
                                <w:szCs w:val="20"/>
                              </w:rPr>
                              <w:t xml:space="preserve">and </w:t>
                            </w:r>
                            <w:r w:rsidRPr="00D92BA8">
                              <w:rPr>
                                <w:b/>
                                <w:bCs/>
                                <w:sz w:val="20"/>
                                <w:szCs w:val="20"/>
                              </w:rPr>
                              <w:t>c</w:t>
                            </w:r>
                            <w:r>
                              <w:rPr>
                                <w:sz w:val="20"/>
                                <w:szCs w:val="20"/>
                              </w:rPr>
                              <w:t xml:space="preserve"> </w:t>
                            </w:r>
                            <w:r w:rsidRPr="00D92BA8">
                              <w:rPr>
                                <w:sz w:val="20"/>
                                <w:szCs w:val="20"/>
                              </w:rPr>
                              <w:t>category effect (balanced accuracy − shuffled chance)for the</w:t>
                            </w:r>
                            <w:r>
                              <w:rPr>
                                <w:sz w:val="20"/>
                                <w:szCs w:val="20"/>
                              </w:rPr>
                              <w:t xml:space="preserve"> </w:t>
                            </w:r>
                            <w:r w:rsidRPr="00D92BA8">
                              <w:rPr>
                                <w:sz w:val="20"/>
                                <w:szCs w:val="20"/>
                              </w:rPr>
                              <w:t>language vs. vision family (mean ± s.e.m.); bars below zero mark bins where language &gt; vision (per-bin</w:t>
                            </w:r>
                            <w:r>
                              <w:rPr>
                                <w:sz w:val="20"/>
                                <w:szCs w:val="20"/>
                              </w:rPr>
                              <w:t xml:space="preserve"> </w:t>
                            </w:r>
                            <w:r w:rsidRPr="00D92BA8">
                              <w:rPr>
                                <w:sz w:val="20"/>
                                <w:szCs w:val="20"/>
                              </w:rPr>
                              <w:t>linear mixed model, participant random intercept, BH-FDR q &lt; 0.05; pre-onset bins not tested).</w:t>
                            </w:r>
                            <w:r>
                              <w:rPr>
                                <w:sz w:val="20"/>
                                <w:szCs w:val="20"/>
                              </w:rPr>
                              <w:t xml:space="preserve"> </w:t>
                            </w:r>
                            <w:r w:rsidRPr="00D92BA8">
                              <w:rPr>
                                <w:sz w:val="20"/>
                                <w:szCs w:val="20"/>
                              </w:rPr>
                              <w:t>Vertical lines/bands: cue times (Go cue, voice onset, voice offset) mean ± 1 s.d. across participants.</w:t>
                            </w:r>
                            <w:r>
                              <w:rPr>
                                <w:sz w:val="20"/>
                                <w:szCs w:val="20"/>
                              </w:rPr>
                              <w:t xml:space="preserve"> </w:t>
                            </w:r>
                            <w:r w:rsidRPr="00D92BA8">
                              <w:rPr>
                                <w:b/>
                                <w:bCs/>
                                <w:sz w:val="20"/>
                                <w:szCs w:val="20"/>
                              </w:rPr>
                              <w:t>d</w:t>
                            </w:r>
                            <w:r w:rsidRPr="00D92BA8">
                              <w:rPr>
                                <w:sz w:val="20"/>
                                <w:szCs w:val="20"/>
                              </w:rPr>
                              <w:t xml:space="preserve"> At the</w:t>
                            </w:r>
                            <w:r>
                              <w:rPr>
                                <w:sz w:val="20"/>
                                <w:szCs w:val="20"/>
                              </w:rPr>
                              <w:t xml:space="preserve"> </w:t>
                            </w:r>
                            <w:r w:rsidRPr="00D92BA8">
                              <w:rPr>
                                <w:sz w:val="20"/>
                                <w:szCs w:val="20"/>
                              </w:rPr>
                              <w:t>peak bin (</w:t>
                            </w:r>
                            <w:r>
                              <w:rPr>
                                <w:sz w:val="20"/>
                                <w:szCs w:val="20"/>
                              </w:rPr>
                              <w:t>defined by the mean</w:t>
                            </w:r>
                            <w:r w:rsidRPr="00D92BA8">
                              <w:rPr>
                                <w:sz w:val="20"/>
                                <w:szCs w:val="20"/>
                              </w:rPr>
                              <w:t xml:space="preserve"> category-accuracy pea</w:t>
                            </w:r>
                            <w:r>
                              <w:rPr>
                                <w:sz w:val="20"/>
                                <w:szCs w:val="20"/>
                              </w:rPr>
                              <w:t>k of all participants</w:t>
                            </w:r>
                            <w:r w:rsidRPr="00D92BA8">
                              <w:rPr>
                                <w:sz w:val="20"/>
                                <w:szCs w:val="20"/>
                              </w:rPr>
                              <w:t xml:space="preserve">), pairwise difference Δ </w:t>
                            </w:r>
                            <w:r>
                              <w:rPr>
                                <w:sz w:val="20"/>
                                <w:szCs w:val="20"/>
                              </w:rPr>
                              <w:t>(</w:t>
                            </w:r>
                            <w:r w:rsidRPr="00D92BA8">
                              <w:rPr>
                                <w:sz w:val="20"/>
                                <w:szCs w:val="20"/>
                              </w:rPr>
                              <w:t xml:space="preserve">language </w:t>
                            </w:r>
                            <w:r>
                              <w:rPr>
                                <w:sz w:val="20"/>
                                <w:szCs w:val="20"/>
                              </w:rPr>
                              <w:t>–</w:t>
                            </w:r>
                            <w:r w:rsidRPr="00D92BA8">
                              <w:rPr>
                                <w:sz w:val="20"/>
                                <w:szCs w:val="20"/>
                              </w:rPr>
                              <w:t xml:space="preserve"> vision</w:t>
                            </w:r>
                            <w:r>
                              <w:rPr>
                                <w:sz w:val="20"/>
                                <w:szCs w:val="20"/>
                              </w:rPr>
                              <w:t>)</w:t>
                            </w:r>
                            <w:r w:rsidRPr="00D92BA8">
                              <w:rPr>
                                <w:sz w:val="20"/>
                                <w:szCs w:val="20"/>
                              </w:rPr>
                              <w:t xml:space="preserve"> for each</w:t>
                            </w:r>
                            <w:r>
                              <w:rPr>
                                <w:sz w:val="20"/>
                                <w:szCs w:val="20"/>
                              </w:rPr>
                              <w:t xml:space="preserve"> </w:t>
                            </w:r>
                            <w:r w:rsidRPr="00D92BA8">
                              <w:rPr>
                                <w:sz w:val="20"/>
                                <w:szCs w:val="20"/>
                              </w:rPr>
                              <w:t>language</w:t>
                            </w:r>
                            <w:r>
                              <w:rPr>
                                <w:sz w:val="20"/>
                                <w:szCs w:val="20"/>
                              </w:rPr>
                              <w:t xml:space="preserve"> </w:t>
                            </w:r>
                            <w:r w:rsidRPr="00D92BA8">
                              <w:rPr>
                                <w:sz w:val="20"/>
                                <w:szCs w:val="20"/>
                              </w:rPr>
                              <w:t>&gt;</w:t>
                            </w:r>
                            <w:r>
                              <w:rPr>
                                <w:sz w:val="20"/>
                                <w:szCs w:val="20"/>
                              </w:rPr>
                              <w:t xml:space="preserve"> </w:t>
                            </w:r>
                            <w:r w:rsidRPr="00D92BA8">
                              <w:rPr>
                                <w:sz w:val="20"/>
                                <w:szCs w:val="20"/>
                              </w:rPr>
                              <w:t>vision model pair, in R² (left), category (middle) and word (right) decoding; bar =</w:t>
                            </w:r>
                            <w:r>
                              <w:rPr>
                                <w:sz w:val="20"/>
                                <w:szCs w:val="20"/>
                              </w:rPr>
                              <w:t xml:space="preserve"> </w:t>
                            </w:r>
                            <w:r w:rsidRPr="00D92BA8">
                              <w:rPr>
                                <w:sz w:val="20"/>
                                <w:szCs w:val="20"/>
                              </w:rPr>
                              <w:t>group mean, error = s.e.m., dots = participants (jittered); stars = one-sided Wilcoxon signed-rank</w:t>
                            </w:r>
                            <w:r>
                              <w:rPr>
                                <w:sz w:val="20"/>
                                <w:szCs w:val="20"/>
                              </w:rPr>
                              <w:t xml:space="preserve"> </w:t>
                            </w:r>
                            <w:r w:rsidRPr="00D92BA8">
                              <w:rPr>
                                <w:sz w:val="20"/>
                                <w:szCs w:val="20"/>
                              </w:rPr>
                              <w:t>(language &gt; vision), BH-FDR over the 12 pair</w:t>
                            </w:r>
                            <w:r>
                              <w:rPr>
                                <w:sz w:val="20"/>
                                <w:szCs w:val="20"/>
                              </w:rPr>
                              <w:t xml:space="preserve"> </w:t>
                            </w:r>
                            <w:r w:rsidRPr="00D92BA8">
                              <w:rPr>
                                <w:sz w:val="20"/>
                                <w:szCs w:val="20"/>
                              </w:rPr>
                              <w:t>×</w:t>
                            </w:r>
                            <w:r>
                              <w:rPr>
                                <w:sz w:val="20"/>
                                <w:szCs w:val="20"/>
                              </w:rPr>
                              <w:t xml:space="preserve"> </w:t>
                            </w:r>
                            <w:r w:rsidRPr="00D92BA8">
                              <w:rPr>
                                <w:sz w:val="20"/>
                                <w:szCs w:val="20"/>
                              </w:rPr>
                              <w:t>metric tests (*** q&lt;0.001, ** q&lt;0.01,</w:t>
                            </w:r>
                            <w:r>
                              <w:rPr>
                                <w:sz w:val="20"/>
                                <w:szCs w:val="20"/>
                              </w:rPr>
                              <w:t xml:space="preserve"> </w:t>
                            </w:r>
                            <w:r w:rsidRPr="00D92BA8">
                              <w:rPr>
                                <w:sz w:val="20"/>
                                <w:szCs w:val="20"/>
                              </w:rPr>
                              <w:t>* q&lt;0.05,</w:t>
                            </w:r>
                            <w:r>
                              <w:rPr>
                                <w:sz w:val="20"/>
                                <w:szCs w:val="20"/>
                              </w:rPr>
                              <w:t xml:space="preserve"> </w:t>
                            </w:r>
                            <w:r w:rsidRPr="00D92BA8">
                              <w:rPr>
                                <w:sz w:val="20"/>
                                <w:szCs w:val="20"/>
                              </w:rPr>
                              <w:t>n.s. q</w:t>
                            </w:r>
                            <w:r w:rsidRPr="00D92BA8">
                              <w:rPr>
                                <w:rFonts w:hint="eastAsia"/>
                                <w:sz w:val="20"/>
                                <w:szCs w:val="20"/>
                              </w:rPr>
                              <w:t>≥</w:t>
                            </w:r>
                            <w:r w:rsidRPr="00D92BA8">
                              <w:rPr>
                                <w:sz w:val="20"/>
                                <w:szCs w:val="20"/>
                              </w:rPr>
                              <w:t xml:space="preserve">0.05). </w:t>
                            </w:r>
                            <w:r w:rsidRPr="0015680A">
                              <w:rPr>
                                <w:b/>
                                <w:bCs/>
                                <w:sz w:val="20"/>
                                <w:szCs w:val="20"/>
                              </w:rPr>
                              <w:t>e</w:t>
                            </w:r>
                            <w:r w:rsidRPr="00D92BA8">
                              <w:rPr>
                                <w:sz w:val="20"/>
                                <w:szCs w:val="20"/>
                              </w:rPr>
                              <w:t xml:space="preserve"> Between-participant difference Δ = language − vision in post-stimulus mean</w:t>
                            </w:r>
                            <w:r>
                              <w:rPr>
                                <w:sz w:val="20"/>
                                <w:szCs w:val="20"/>
                              </w:rPr>
                              <w:t xml:space="preserve"> </w:t>
                            </w:r>
                            <w:r w:rsidRPr="00D92BA8">
                              <w:rPr>
                                <w:sz w:val="20"/>
                                <w:szCs w:val="20"/>
                              </w:rPr>
                              <w:t>accuracy, ranked per participant for category and word; blue = favours language, red = favors</w:t>
                            </w:r>
                            <w:r>
                              <w:rPr>
                                <w:sz w:val="20"/>
                                <w:szCs w:val="20"/>
                              </w:rPr>
                              <w:t xml:space="preserve"> </w:t>
                            </w:r>
                            <w:r w:rsidRPr="00D92BA8">
                              <w:rPr>
                                <w:sz w:val="20"/>
                                <w:szCs w:val="20"/>
                              </w:rPr>
                              <w:t xml:space="preserve">vision. </w:t>
                            </w:r>
                            <w:r w:rsidRPr="00E97749">
                              <w:rPr>
                                <w:b/>
                                <w:bCs/>
                                <w:sz w:val="20"/>
                                <w:szCs w:val="20"/>
                              </w:rPr>
                              <w:t>f</w:t>
                            </w:r>
                            <w:r w:rsidRPr="00D92BA8">
                              <w:rPr>
                                <w:sz w:val="20"/>
                                <w:szCs w:val="20"/>
                              </w:rPr>
                              <w:t xml:space="preserve"> Category (left) and word (right) accuracy of DINOv3 and MoCo across layer depth</w:t>
                            </w:r>
                            <w:r>
                              <w:rPr>
                                <w:sz w:val="20"/>
                                <w:szCs w:val="20"/>
                              </w:rPr>
                              <w:t xml:space="preserve"> </w:t>
                            </w:r>
                            <w:r w:rsidRPr="00D92BA8">
                              <w:rPr>
                                <w:sz w:val="20"/>
                                <w:szCs w:val="20"/>
                              </w:rPr>
                              <w:t>(1-indexed; mean ± s.e.m. over participants); dashed line = language decoder (GloVe, Word2Vec) pooled</w:t>
                            </w:r>
                            <w:r>
                              <w:rPr>
                                <w:sz w:val="20"/>
                                <w:szCs w:val="20"/>
                              </w:rPr>
                              <w:t xml:space="preserve"> </w:t>
                            </w:r>
                            <w:r w:rsidRPr="00D92BA8">
                              <w:rPr>
                                <w:sz w:val="20"/>
                                <w:szCs w:val="20"/>
                              </w:rPr>
                              <w:t>peak accuracy ± s.e.m. Dotted vertical line: picture onset (0 s). Participants are identified by</w:t>
                            </w:r>
                            <w:r>
                              <w:rPr>
                                <w:sz w:val="20"/>
                                <w:szCs w:val="20"/>
                              </w:rPr>
                              <w:t xml:space="preserve"> </w:t>
                            </w:r>
                            <w:r w:rsidRPr="00D92BA8">
                              <w:rPr>
                                <w:sz w:val="20"/>
                                <w:szCs w:val="20"/>
                              </w:rPr>
                              <w:t>display ID (NUEx###). N = 12.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6C6DF96" id="_x0000_s1028" type="#_x0000_t202" style="position:absolute;left:0;text-align:left;margin-left:40.25pt;margin-top:403.45pt;width:531.4pt;height:110.6pt;z-index:25165824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">
                <v:textbox style="mso-fit-shape-to-text:t">
                  <w:txbxContent>
                    <w:p w14:paraId="16873273" w14:textId="77777777" w:rsidR="00355C51" w:rsidRPr="00D92BA8" w:rsidRDefault="00355C51" w:rsidP="00355C51">
                      <w:pPr>
                        <w:spacing w:after="0" w:line="240" w:lineRule="auto"/>
                        <w:rPr>
                          <w:sz w:val="20"/>
                          <w:szCs w:val="20"/>
                        </w:rPr>
                      </w:pPr>
                      <w:r w:rsidRPr="00D92BA8">
                        <w:rPr>
                          <w:b/>
                          <w:bCs/>
                          <w:sz w:val="20"/>
                          <w:szCs w:val="20"/>
                        </w:rPr>
                        <w:t>Figure Language_vs_vision</w:t>
                      </w:r>
                      <w:r w:rsidRPr="00D92BA8">
                        <w:rPr>
                          <w:sz w:val="20"/>
                          <w:szCs w:val="20"/>
                        </w:rPr>
                        <w:t xml:space="preserve"> </w:t>
                      </w:r>
                      <w:r>
                        <w:rPr>
                          <w:sz w:val="20"/>
                          <w:szCs w:val="20"/>
                        </w:rPr>
                        <w:t>Decoded semantic signals</w:t>
                      </w:r>
                      <w:r w:rsidRPr="00D92BA8">
                        <w:rPr>
                          <w:sz w:val="20"/>
                          <w:szCs w:val="20"/>
                        </w:rPr>
                        <w:t xml:space="preserve"> reflect linguistic rather than visual structure.</w:t>
                      </w:r>
                      <w:r>
                        <w:rPr>
                          <w:sz w:val="20"/>
                          <w:szCs w:val="20"/>
                        </w:rPr>
                        <w:t xml:space="preserve"> </w:t>
                      </w:r>
                      <w:r w:rsidRPr="00D92BA8">
                        <w:rPr>
                          <w:b/>
                          <w:bCs/>
                          <w:sz w:val="20"/>
                          <w:szCs w:val="20"/>
                        </w:rPr>
                        <w:t>a</w:t>
                      </w:r>
                      <w:r w:rsidRPr="00D92BA8">
                        <w:rPr>
                          <w:sz w:val="20"/>
                          <w:szCs w:val="20"/>
                        </w:rPr>
                        <w:t xml:space="preserve"> Procrustes similarity between the four embedding spaces on the shared stimulus set(1 − Procrustes disparity of the top-10-PC concept geometries; higher = more similar); black lines</w:t>
                      </w:r>
                      <w:r>
                        <w:rPr>
                          <w:sz w:val="20"/>
                          <w:szCs w:val="20"/>
                        </w:rPr>
                        <w:t xml:space="preserve"> </w:t>
                      </w:r>
                      <w:r w:rsidRPr="00D92BA8">
                        <w:rPr>
                          <w:sz w:val="20"/>
                          <w:szCs w:val="20"/>
                        </w:rPr>
                        <w:t xml:space="preserve">separate the language from the vision block. </w:t>
                      </w:r>
                      <w:r w:rsidRPr="00D92BA8">
                        <w:rPr>
                          <w:b/>
                          <w:bCs/>
                          <w:sz w:val="20"/>
                          <w:szCs w:val="20"/>
                        </w:rPr>
                        <w:t>b</w:t>
                      </w:r>
                      <w:r w:rsidRPr="00D92BA8">
                        <w:rPr>
                          <w:sz w:val="20"/>
                          <w:szCs w:val="20"/>
                        </w:rPr>
                        <w:t xml:space="preserve"> Variance explained (R² − shuffled chance) </w:t>
                      </w:r>
                      <w:r>
                        <w:rPr>
                          <w:sz w:val="20"/>
                          <w:szCs w:val="20"/>
                        </w:rPr>
                        <w:t xml:space="preserve">and </w:t>
                      </w:r>
                      <w:r w:rsidRPr="00D92BA8">
                        <w:rPr>
                          <w:b/>
                          <w:bCs/>
                          <w:sz w:val="20"/>
                          <w:szCs w:val="20"/>
                        </w:rPr>
                        <w:t>c</w:t>
                      </w:r>
                      <w:r>
                        <w:rPr>
                          <w:sz w:val="20"/>
                          <w:szCs w:val="20"/>
                        </w:rPr>
                        <w:t xml:space="preserve"> </w:t>
                      </w:r>
                      <w:r w:rsidRPr="00D92BA8">
                        <w:rPr>
                          <w:sz w:val="20"/>
                          <w:szCs w:val="20"/>
                        </w:rPr>
                        <w:t>category effect (balanced accuracy − shuffled chance)for the</w:t>
                      </w:r>
                      <w:r>
                        <w:rPr>
                          <w:sz w:val="20"/>
                          <w:szCs w:val="20"/>
                        </w:rPr>
                        <w:t xml:space="preserve"> </w:t>
                      </w:r>
                      <w:r w:rsidRPr="00D92BA8">
                        <w:rPr>
                          <w:sz w:val="20"/>
                          <w:szCs w:val="20"/>
                        </w:rPr>
                        <w:t>language vs. vision family (mean ± s.e.m.); bars below zero mark bins where language &gt; vision (per-bin</w:t>
                      </w:r>
                      <w:r>
                        <w:rPr>
                          <w:sz w:val="20"/>
                          <w:szCs w:val="20"/>
                        </w:rPr>
                        <w:t xml:space="preserve"> </w:t>
                      </w:r>
                      <w:r w:rsidRPr="00D92BA8">
                        <w:rPr>
                          <w:sz w:val="20"/>
                          <w:szCs w:val="20"/>
                        </w:rPr>
                        <w:t>linear mixed model, participant random intercept, BH-FDR q &lt; 0.05; pre-onset bins not tested).</w:t>
                      </w:r>
                      <w:r>
                        <w:rPr>
                          <w:sz w:val="20"/>
                          <w:szCs w:val="20"/>
                        </w:rPr>
                        <w:t xml:space="preserve"> </w:t>
                      </w:r>
                      <w:r w:rsidRPr="00D92BA8">
                        <w:rPr>
                          <w:sz w:val="20"/>
                          <w:szCs w:val="20"/>
                        </w:rPr>
                        <w:t>Vertical lines/bands: cue times (Go cue, voice onset, voice offset) mean ± 1 s.d. across participants.</w:t>
                      </w:r>
                      <w:r>
                        <w:rPr>
                          <w:sz w:val="20"/>
                          <w:szCs w:val="20"/>
                        </w:rPr>
                        <w:t xml:space="preserve"> </w:t>
                      </w:r>
                      <w:r w:rsidRPr="00D92BA8">
                        <w:rPr>
                          <w:b/>
                          <w:bCs/>
                          <w:sz w:val="20"/>
                          <w:szCs w:val="20"/>
                        </w:rPr>
                        <w:t>d</w:t>
                      </w:r>
                      <w:r w:rsidRPr="00D92BA8">
                        <w:rPr>
                          <w:sz w:val="20"/>
                          <w:szCs w:val="20"/>
                        </w:rPr>
                        <w:t xml:space="preserve"> At the</w:t>
                      </w:r>
                      <w:r>
                        <w:rPr>
                          <w:sz w:val="20"/>
                          <w:szCs w:val="20"/>
                        </w:rPr>
                        <w:t xml:space="preserve"> </w:t>
                      </w:r>
                      <w:r w:rsidRPr="00D92BA8">
                        <w:rPr>
                          <w:sz w:val="20"/>
                          <w:szCs w:val="20"/>
                        </w:rPr>
                        <w:t>peak bin (</w:t>
                      </w:r>
                      <w:r>
                        <w:rPr>
                          <w:sz w:val="20"/>
                          <w:szCs w:val="20"/>
                        </w:rPr>
                        <w:t>defined by the mean</w:t>
                      </w:r>
                      <w:r w:rsidRPr="00D92BA8">
                        <w:rPr>
                          <w:sz w:val="20"/>
                          <w:szCs w:val="20"/>
                        </w:rPr>
                        <w:t xml:space="preserve"> category-accuracy pea</w:t>
                      </w:r>
                      <w:r>
                        <w:rPr>
                          <w:sz w:val="20"/>
                          <w:szCs w:val="20"/>
                        </w:rPr>
                        <w:t>k of all participants</w:t>
                      </w:r>
                      <w:r w:rsidRPr="00D92BA8">
                        <w:rPr>
                          <w:sz w:val="20"/>
                          <w:szCs w:val="20"/>
                        </w:rPr>
                        <w:t xml:space="preserve">), pairwise difference Δ </w:t>
                      </w:r>
                      <w:r>
                        <w:rPr>
                          <w:sz w:val="20"/>
                          <w:szCs w:val="20"/>
                        </w:rPr>
                        <w:t>(</w:t>
                      </w:r>
                      <w:r w:rsidRPr="00D92BA8">
                        <w:rPr>
                          <w:sz w:val="20"/>
                          <w:szCs w:val="20"/>
                        </w:rPr>
                        <w:t xml:space="preserve">language </w:t>
                      </w:r>
                      <w:r>
                        <w:rPr>
                          <w:sz w:val="20"/>
                          <w:szCs w:val="20"/>
                        </w:rPr>
                        <w:t>–</w:t>
                      </w:r>
                      <w:r w:rsidRPr="00D92BA8">
                        <w:rPr>
                          <w:sz w:val="20"/>
                          <w:szCs w:val="20"/>
                        </w:rPr>
                        <w:t xml:space="preserve"> vision</w:t>
                      </w:r>
                      <w:r>
                        <w:rPr>
                          <w:sz w:val="20"/>
                          <w:szCs w:val="20"/>
                        </w:rPr>
                        <w:t>)</w:t>
                      </w:r>
                      <w:r w:rsidRPr="00D92BA8">
                        <w:rPr>
                          <w:sz w:val="20"/>
                          <w:szCs w:val="20"/>
                        </w:rPr>
                        <w:t xml:space="preserve"> for each</w:t>
                      </w:r>
                      <w:r>
                        <w:rPr>
                          <w:sz w:val="20"/>
                          <w:szCs w:val="20"/>
                        </w:rPr>
                        <w:t xml:space="preserve"> </w:t>
                      </w:r>
                      <w:r w:rsidRPr="00D92BA8">
                        <w:rPr>
                          <w:sz w:val="20"/>
                          <w:szCs w:val="20"/>
                        </w:rPr>
                        <w:t>language</w:t>
                      </w:r>
                      <w:r>
                        <w:rPr>
                          <w:sz w:val="20"/>
                          <w:szCs w:val="20"/>
                        </w:rPr>
                        <w:t xml:space="preserve"> </w:t>
                      </w:r>
                      <w:r w:rsidRPr="00D92BA8">
                        <w:rPr>
                          <w:sz w:val="20"/>
                          <w:szCs w:val="20"/>
                        </w:rPr>
                        <w:t>&gt;</w:t>
                      </w:r>
                      <w:r>
                        <w:rPr>
                          <w:sz w:val="20"/>
                          <w:szCs w:val="20"/>
                        </w:rPr>
                        <w:t xml:space="preserve"> </w:t>
                      </w:r>
                      <w:r w:rsidRPr="00D92BA8">
                        <w:rPr>
                          <w:sz w:val="20"/>
                          <w:szCs w:val="20"/>
                        </w:rPr>
                        <w:t>vision model pair, in R² (left), category (middle) and word (right) decoding; bar =</w:t>
                      </w:r>
                      <w:r>
                        <w:rPr>
                          <w:sz w:val="20"/>
                          <w:szCs w:val="20"/>
                        </w:rPr>
                        <w:t xml:space="preserve"> </w:t>
                      </w:r>
                      <w:r w:rsidRPr="00D92BA8">
                        <w:rPr>
                          <w:sz w:val="20"/>
                          <w:szCs w:val="20"/>
                        </w:rPr>
                        <w:t>group mean, error = s.e.m., dots = participants (jittered); stars = one-sided Wilcoxon signed-rank</w:t>
                      </w:r>
                      <w:r>
                        <w:rPr>
                          <w:sz w:val="20"/>
                          <w:szCs w:val="20"/>
                        </w:rPr>
                        <w:t xml:space="preserve"> </w:t>
                      </w:r>
                      <w:r w:rsidRPr="00D92BA8">
                        <w:rPr>
                          <w:sz w:val="20"/>
                          <w:szCs w:val="20"/>
                        </w:rPr>
                        <w:t>(language &gt; vision), BH-FDR over the 12 pair</w:t>
                      </w:r>
                      <w:r>
                        <w:rPr>
                          <w:sz w:val="20"/>
                          <w:szCs w:val="20"/>
                        </w:rPr>
                        <w:t xml:space="preserve"> </w:t>
                      </w:r>
                      <w:r w:rsidRPr="00D92BA8">
                        <w:rPr>
                          <w:sz w:val="20"/>
                          <w:szCs w:val="20"/>
                        </w:rPr>
                        <w:t>×</w:t>
                      </w:r>
                      <w:r>
                        <w:rPr>
                          <w:sz w:val="20"/>
                          <w:szCs w:val="20"/>
                        </w:rPr>
                        <w:t xml:space="preserve"> </w:t>
                      </w:r>
                      <w:r w:rsidRPr="00D92BA8">
                        <w:rPr>
                          <w:sz w:val="20"/>
                          <w:szCs w:val="20"/>
                        </w:rPr>
                        <w:t>metric tests (*** q&lt;0.001, ** q&lt;0.01,</w:t>
                      </w:r>
                      <w:r>
                        <w:rPr>
                          <w:sz w:val="20"/>
                          <w:szCs w:val="20"/>
                        </w:rPr>
                        <w:t xml:space="preserve"> </w:t>
                      </w:r>
                      <w:r w:rsidRPr="00D92BA8">
                        <w:rPr>
                          <w:sz w:val="20"/>
                          <w:szCs w:val="20"/>
                        </w:rPr>
                        <w:t>* q&lt;0.05,</w:t>
                      </w:r>
                      <w:r>
                        <w:rPr>
                          <w:sz w:val="20"/>
                          <w:szCs w:val="20"/>
                        </w:rPr>
                        <w:t xml:space="preserve"> </w:t>
                      </w:r>
                      <w:r w:rsidRPr="00D92BA8">
                        <w:rPr>
                          <w:sz w:val="20"/>
                          <w:szCs w:val="20"/>
                        </w:rPr>
                        <w:t>n.s. q</w:t>
                      </w:r>
                      <w:r w:rsidRPr="00D92BA8">
                        <w:rPr>
                          <w:rFonts w:hint="eastAsia"/>
                          <w:sz w:val="20"/>
                          <w:szCs w:val="20"/>
                        </w:rPr>
                        <w:t>≥</w:t>
                      </w:r>
                      <w:r w:rsidRPr="00D92BA8">
                        <w:rPr>
                          <w:sz w:val="20"/>
                          <w:szCs w:val="20"/>
                        </w:rPr>
                        <w:t xml:space="preserve">0.05). </w:t>
                      </w:r>
                      <w:r w:rsidRPr="0015680A">
                        <w:rPr>
                          <w:b/>
                          <w:bCs/>
                          <w:sz w:val="20"/>
                          <w:szCs w:val="20"/>
                        </w:rPr>
                        <w:t>e</w:t>
                      </w:r>
                      <w:r w:rsidRPr="00D92BA8">
                        <w:rPr>
                          <w:sz w:val="20"/>
                          <w:szCs w:val="20"/>
                        </w:rPr>
                        <w:t xml:space="preserve"> Between-participant difference Δ = language − vision in post-stimulus mean</w:t>
                      </w:r>
                      <w:r>
                        <w:rPr>
                          <w:sz w:val="20"/>
                          <w:szCs w:val="20"/>
                        </w:rPr>
                        <w:t xml:space="preserve"> </w:t>
                      </w:r>
                      <w:r w:rsidRPr="00D92BA8">
                        <w:rPr>
                          <w:sz w:val="20"/>
                          <w:szCs w:val="20"/>
                        </w:rPr>
                        <w:t>accuracy, ranked per participant for category and word; blue = favours language, red = favors</w:t>
                      </w:r>
                      <w:r>
                        <w:rPr>
                          <w:sz w:val="20"/>
                          <w:szCs w:val="20"/>
                        </w:rPr>
                        <w:t xml:space="preserve"> </w:t>
                      </w:r>
                      <w:r w:rsidRPr="00D92BA8">
                        <w:rPr>
                          <w:sz w:val="20"/>
                          <w:szCs w:val="20"/>
                        </w:rPr>
                        <w:t xml:space="preserve">vision. </w:t>
                      </w:r>
                      <w:r w:rsidRPr="00E97749">
                        <w:rPr>
                          <w:b/>
                          <w:bCs/>
                          <w:sz w:val="20"/>
                          <w:szCs w:val="20"/>
                        </w:rPr>
                        <w:t>f</w:t>
                      </w:r>
                      <w:r w:rsidRPr="00D92BA8">
                        <w:rPr>
                          <w:sz w:val="20"/>
                          <w:szCs w:val="20"/>
                        </w:rPr>
                        <w:t xml:space="preserve"> Category (left) and word (right) accuracy of DINOv3 and MoCo across layer depth</w:t>
                      </w:r>
                      <w:r>
                        <w:rPr>
                          <w:sz w:val="20"/>
                          <w:szCs w:val="20"/>
                        </w:rPr>
                        <w:t xml:space="preserve"> </w:t>
                      </w:r>
                      <w:r w:rsidRPr="00D92BA8">
                        <w:rPr>
                          <w:sz w:val="20"/>
                          <w:szCs w:val="20"/>
                        </w:rPr>
                        <w:t>(1-indexed; mean ± s.e.m. over participants); dashed line = language decoder (GloVe, Word2Vec) pooled</w:t>
                      </w:r>
                      <w:r>
                        <w:rPr>
                          <w:sz w:val="20"/>
                          <w:szCs w:val="20"/>
                        </w:rPr>
                        <w:t xml:space="preserve"> </w:t>
                      </w:r>
                      <w:r w:rsidRPr="00D92BA8">
                        <w:rPr>
                          <w:sz w:val="20"/>
                          <w:szCs w:val="20"/>
                        </w:rPr>
                        <w:t>peak accuracy ± s.e.m. Dotted vertical line: picture onset (0 s). Participants are identified by</w:t>
                      </w:r>
                      <w:r>
                        <w:rPr>
                          <w:sz w:val="20"/>
                          <w:szCs w:val="20"/>
                        </w:rPr>
                        <w:t xml:space="preserve"> </w:t>
                      </w:r>
                      <w:r w:rsidRPr="00D92BA8">
                        <w:rPr>
                          <w:sz w:val="20"/>
                          <w:szCs w:val="20"/>
                        </w:rPr>
                        <w:t>display ID (NUEx###). N = 12.</w:t>
                      </w:r>
                    </w:p>
                  </w:txbxContent>
                </v:textbox>
                <w10:wrap type="topAndBottom" anchorx="page"/>
              </v:shape>
            </w:pict>
          </mc:Fallback>
        </mc:AlternateContent>
      </w:r>
    </w:p>
    <w:p w14:paraId="19B0AFE1" w14:textId="12F3300E" w:rsidR="00241A49" w:rsidRDefault="00241A49" w:rsidP="0099776F"/>
    <w:p w14:paraId="4DE07CE7" w14:textId="77777777" w:rsidR="0036798D" w:rsidRDefault="0036798D" w:rsidP="0036798D">
      <w:pPr>
        <w:spacing w:after="0" w:line="240" w:lineRule="auto"/>
      </w:pPr>
    </w:p>
    <w:p w14:paraId="208860B8" w14:textId="39E14A80" w:rsidR="0036798D" w:rsidRPr="0036798D" w:rsidRDefault="00872F0C" w:rsidP="0036798D">
      <w:pPr>
        <w:spacing w:after="0" w:line="240" w:lineRule="auto"/>
        <w:rPr>
          <w:rFonts w:eastAsiaTheme="minorEastAsia"/>
          <w:lang w:eastAsia="ja-JP"/>
        </w:rPr>
      </w:pPr>
      <w:r>
        <w:rPr>
          <w:rFonts w:eastAsiaTheme="minorEastAsia"/>
          <w:b/>
          <w:bCs/>
          <w:lang w:eastAsia="ja-JP"/>
        </w:rPr>
        <w:t>The regression</w:t>
      </w:r>
      <w:r w:rsidR="00094A0A" w:rsidRPr="00094A0A">
        <w:rPr>
          <w:rFonts w:eastAsiaTheme="minorEastAsia"/>
          <w:b/>
          <w:bCs/>
          <w:lang w:eastAsia="ja-JP"/>
        </w:rPr>
        <w:t xml:space="preserve">-and-retrieval decoder </w:t>
      </w:r>
      <w:r w:rsidR="003B57EB" w:rsidRPr="003B57EB">
        <w:rPr>
          <w:rFonts w:eastAsiaTheme="minorEastAsia"/>
          <w:b/>
          <w:bCs/>
          <w:lang w:eastAsia="ja-JP"/>
        </w:rPr>
        <w:t xml:space="preserve">scales to open </w:t>
      </w:r>
      <w:r w:rsidR="00344BB9" w:rsidRPr="003B57EB">
        <w:rPr>
          <w:rFonts w:eastAsiaTheme="minorEastAsia"/>
          <w:b/>
          <w:bCs/>
          <w:lang w:eastAsia="ja-JP"/>
        </w:rPr>
        <w:t>vocabulary</w:t>
      </w:r>
      <w:r w:rsidR="003B57EB" w:rsidRPr="003B57EB">
        <w:rPr>
          <w:rFonts w:eastAsiaTheme="minorEastAsia"/>
          <w:b/>
          <w:bCs/>
          <w:lang w:eastAsia="ja-JP"/>
        </w:rPr>
        <w:t xml:space="preserve"> and unseen words</w:t>
      </w:r>
    </w:p>
    <w:p w14:paraId="0026EC6F" w14:textId="3CB7471A" w:rsidR="0036798D" w:rsidRPr="0036798D" w:rsidRDefault="0036798D" w:rsidP="0036798D">
      <w:pPr>
        <w:spacing w:after="0" w:line="240" w:lineRule="auto"/>
        <w:rPr>
          <w:rFonts w:eastAsiaTheme="minorEastAsia"/>
          <w:lang w:eastAsia="ja-JP"/>
        </w:rPr>
      </w:pPr>
      <w:r w:rsidRPr="0036798D">
        <w:rPr>
          <w:rFonts w:eastAsiaTheme="minorEastAsia"/>
          <w:lang w:eastAsia="ja-JP"/>
        </w:rPr>
        <w:t xml:space="preserve">Because the </w:t>
      </w:r>
      <w:r w:rsidR="0098024C">
        <w:rPr>
          <w:rFonts w:hint="eastAsia"/>
        </w:rPr>
        <w:t xml:space="preserve">regression-based </w:t>
      </w:r>
      <w:r w:rsidRPr="0036798D">
        <w:rPr>
          <w:rFonts w:eastAsiaTheme="minorEastAsia"/>
          <w:lang w:eastAsia="ja-JP"/>
        </w:rPr>
        <w:t xml:space="preserve">decoder predicts a </w:t>
      </w:r>
      <w:r w:rsidR="0098024C">
        <w:rPr>
          <w:rFonts w:hint="eastAsia"/>
        </w:rPr>
        <w:t>vector</w:t>
      </w:r>
      <w:r w:rsidRPr="0036798D">
        <w:rPr>
          <w:rFonts w:eastAsiaTheme="minorEastAsia"/>
          <w:lang w:eastAsia="ja-JP"/>
        </w:rPr>
        <w:t xml:space="preserve"> in a continuous word-embedding space rather than</w:t>
      </w:r>
      <w:r w:rsidR="0098024C">
        <w:rPr>
          <w:rFonts w:hint="eastAsia"/>
        </w:rPr>
        <w:t xml:space="preserve"> </w:t>
      </w:r>
      <w:r w:rsidRPr="0036798D">
        <w:rPr>
          <w:rFonts w:eastAsiaTheme="minorEastAsia"/>
          <w:lang w:eastAsia="ja-JP"/>
        </w:rPr>
        <w:t>selecting among a fixed set of labels, its predictions can be matched against an arbitrary</w:t>
      </w:r>
      <w:r w:rsidR="0098024C">
        <w:rPr>
          <w:rFonts w:hint="eastAsia"/>
        </w:rPr>
        <w:t xml:space="preserve"> </w:t>
      </w:r>
      <w:r w:rsidRPr="0036798D">
        <w:rPr>
          <w:rFonts w:eastAsiaTheme="minorEastAsia"/>
          <w:lang w:eastAsia="ja-JP"/>
        </w:rPr>
        <w:t>word list without refitting. We tested this by ranking each trial's predicted vector</w:t>
      </w:r>
      <w:r w:rsidR="00A748FC">
        <w:rPr>
          <w:rFonts w:hint="eastAsia"/>
        </w:rPr>
        <w:t xml:space="preserve"> </w:t>
      </w:r>
      <w:r w:rsidR="00534F69">
        <w:rPr>
          <w:rFonts w:hint="eastAsia"/>
        </w:rPr>
        <w:t>in GloVe embedding space</w:t>
      </w:r>
      <w:r w:rsidRPr="0036798D">
        <w:rPr>
          <w:rFonts w:eastAsiaTheme="minorEastAsia"/>
          <w:lang w:eastAsia="ja-JP"/>
        </w:rPr>
        <w:t>,</w:t>
      </w:r>
      <w:r w:rsidR="00534F69">
        <w:rPr>
          <w:rFonts w:hint="eastAsia"/>
        </w:rPr>
        <w:t xml:space="preserve"> </w:t>
      </w:r>
      <w:r w:rsidR="006A3407">
        <w:rPr>
          <w:rFonts w:hint="eastAsia"/>
        </w:rPr>
        <w:t xml:space="preserve">measured </w:t>
      </w:r>
      <w:r w:rsidRPr="0036798D">
        <w:rPr>
          <w:rFonts w:eastAsiaTheme="minorEastAsia"/>
          <w:lang w:eastAsia="ja-JP"/>
        </w:rPr>
        <w:t xml:space="preserve">by cosine similarity, against an open </w:t>
      </w:r>
      <w:r w:rsidR="00E42AAC">
        <w:rPr>
          <w:rFonts w:hint="eastAsia"/>
        </w:rPr>
        <w:t>corpus</w:t>
      </w:r>
      <w:r w:rsidRPr="0036798D">
        <w:rPr>
          <w:rFonts w:eastAsiaTheme="minorEastAsia"/>
          <w:lang w:eastAsia="ja-JP"/>
        </w:rPr>
        <w:t xml:space="preserve"> that contain</w:t>
      </w:r>
      <w:r w:rsidR="00CE23CE">
        <w:rPr>
          <w:rFonts w:hint="eastAsia"/>
        </w:rPr>
        <w:t>ed</w:t>
      </w:r>
      <w:r w:rsidRPr="0036798D">
        <w:rPr>
          <w:rFonts w:eastAsiaTheme="minorEastAsia"/>
          <w:lang w:eastAsia="ja-JP"/>
        </w:rPr>
        <w:t xml:space="preserve"> </w:t>
      </w:r>
      <w:r w:rsidR="00F448AD">
        <w:rPr>
          <w:rFonts w:hint="eastAsia"/>
        </w:rPr>
        <w:t xml:space="preserve">up </w:t>
      </w:r>
      <w:r w:rsidRPr="0036798D">
        <w:rPr>
          <w:rFonts w:eastAsiaTheme="minorEastAsia"/>
          <w:lang w:eastAsia="ja-JP"/>
        </w:rPr>
        <w:t xml:space="preserve">to 5,000 </w:t>
      </w:r>
      <w:del w:id="1340" w:author="Claude (Opus 5, automated)" w:date="2026-08-11T16:41:03Z">
        <w:r w:rsidR="003B1AA1">
          <w:rPr>
            <w:rFonts w:hint="eastAsia"/>
          </w:rPr>
          <w:delText xml:space="preserve">most common concrete nouns</w:delText>
        </w:r>
      </w:del>
      <w:ins w:id="1341" w:author="Claude (Opus 5, automated)" w:date="2026-08-11T16:41:03Z">
        <w:r w:rsidR="003B1AA1">
          <w:rPr>
            <w:rFonts w:hint="eastAsia"/>
          </w:rPr>
          <w:t xml:space="preserve">frequency-matched, noun-dominant distractors</w:t>
        </w:r>
      </w:ins>
      <w:r w:rsidR="00CE23CE">
        <w:rPr>
          <w:rFonts w:hint="eastAsia"/>
        </w:rPr>
        <w:t xml:space="preserve"> including the words in our word list</w:t>
      </w:r>
      <w:r w:rsidR="00F448AD">
        <w:rPr>
          <w:rFonts w:hint="eastAsia"/>
        </w:rPr>
        <w:t xml:space="preserve"> </w:t>
      </w:r>
      <w:r w:rsidRPr="0036798D">
        <w:rPr>
          <w:rFonts w:eastAsiaTheme="minorEastAsia"/>
          <w:lang w:eastAsia="ja-JP"/>
        </w:rPr>
        <w:t>(</w:t>
      </w:r>
      <w:r w:rsidR="00CE23CE">
        <w:rPr>
          <w:rFonts w:hint="eastAsia"/>
        </w:rPr>
        <w:t>Methods</w:t>
      </w:r>
      <w:r w:rsidRPr="0036798D">
        <w:rPr>
          <w:rFonts w:eastAsiaTheme="minorEastAsia"/>
          <w:lang w:eastAsia="ja-JP"/>
        </w:rPr>
        <w:t>)</w:t>
      </w:r>
      <w:r w:rsidR="00A748FC">
        <w:rPr>
          <w:rFonts w:hint="eastAsia"/>
        </w:rPr>
        <w:t>.</w:t>
      </w:r>
      <w:r w:rsidRPr="0036798D">
        <w:rPr>
          <w:rFonts w:eastAsiaTheme="minorEastAsia"/>
          <w:lang w:eastAsia="ja-JP"/>
        </w:rPr>
        <w:t xml:space="preserve"> </w:t>
      </w:r>
      <w:commentRangeStart w:id="4"/>
      <w:r w:rsidR="00D00556">
        <w:rPr>
          <w:rFonts w:hint="eastAsia"/>
        </w:rPr>
        <w:t>T</w:t>
      </w:r>
      <w:r w:rsidRPr="0036798D">
        <w:rPr>
          <w:rFonts w:eastAsiaTheme="minorEastAsia"/>
          <w:lang w:eastAsia="ja-JP"/>
        </w:rPr>
        <w:t>he rank of the true word among the N gallery words</w:t>
      </w:r>
      <w:r w:rsidR="006A3407">
        <w:rPr>
          <w:rFonts w:hint="eastAsia"/>
        </w:rPr>
        <w:t xml:space="preserve"> </w:t>
      </w:r>
      <w:r w:rsidRPr="0036798D">
        <w:rPr>
          <w:rFonts w:eastAsiaTheme="minorEastAsia"/>
          <w:lang w:eastAsia="ja-JP"/>
        </w:rPr>
        <w:t>indexes retrieval (chance median percentile rank 0.5; chance top-k accuracy k/N).</w:t>
      </w:r>
      <w:r w:rsidR="006A3407">
        <w:rPr>
          <w:rFonts w:hint="eastAsia"/>
        </w:rPr>
        <w:t xml:space="preserve"> </w:t>
      </w:r>
      <w:r w:rsidRPr="0036798D">
        <w:rPr>
          <w:rFonts w:eastAsiaTheme="minorEastAsia"/>
          <w:lang w:eastAsia="ja-JP"/>
        </w:rPr>
        <w:t>Cross-validation held 30% of the unique words entirely out of training, so held-out trials</w:t>
      </w:r>
      <w:r w:rsidR="006A3407">
        <w:rPr>
          <w:rFonts w:hint="eastAsia"/>
        </w:rPr>
        <w:t xml:space="preserve"> </w:t>
      </w:r>
      <w:r w:rsidRPr="0036798D">
        <w:rPr>
          <w:rFonts w:eastAsiaTheme="minorEastAsia"/>
          <w:lang w:eastAsia="ja-JP"/>
        </w:rPr>
        <w:t>test retrieval of words the decoder was never fit to produce (zero-shot).</w:t>
      </w:r>
      <w:commentRangeEnd w:id="4"/>
      <w:r w:rsidR="00D00556">
        <w:rPr>
          <w:rStyle w:val="CommentReference"/>
          <w:rFonts w:hint="eastAsia"/>
          <w:sz w:val="22"/>
          <w:szCs w:val="22"/>
        </w:rPr>
        <w:commentReference w:id="4"/>
      </w:r>
      <w:r w:rsidR="00D00556">
        <w:rPr>
          <w:rFonts w:hint="eastAsia"/>
        </w:rPr>
        <w:t xml:space="preserve"> </w:t>
      </w:r>
      <w:r w:rsidRPr="0036798D">
        <w:rPr>
          <w:rFonts w:eastAsiaTheme="minorEastAsia"/>
          <w:lang w:eastAsia="ja-JP"/>
        </w:rPr>
        <w:t>Against the full 5,000-word gallery, the true word fell in</w:t>
      </w:r>
      <w:r w:rsidR="006A3407">
        <w:rPr>
          <w:rFonts w:hint="eastAsia"/>
        </w:rPr>
        <w:t xml:space="preserve"> </w:t>
      </w:r>
      <w:r w:rsidRPr="0036798D">
        <w:rPr>
          <w:rFonts w:eastAsiaTheme="minorEastAsia"/>
          <w:lang w:eastAsia="ja-JP"/>
        </w:rPr>
        <w:t>the top 2.1% of the ranked list (group median percentile rank 0.021; per-participant</w:t>
      </w:r>
      <w:r w:rsidR="006A3407">
        <w:rPr>
          <w:rFonts w:hint="eastAsia"/>
        </w:rPr>
        <w:t xml:space="preserve"> </w:t>
      </w:r>
      <w:r w:rsidRPr="0036798D">
        <w:rPr>
          <w:rFonts w:eastAsiaTheme="minorEastAsia"/>
          <w:lang w:eastAsia="ja-JP"/>
        </w:rPr>
        <w:t>0.011–0.042; Wilcoxon signed-rank against chance p = 2.4 × 10⁻⁴, the minimum attainable at</w:t>
      </w:r>
      <w:r w:rsidR="007C2845">
        <w:rPr>
          <w:rFonts w:hint="eastAsia"/>
        </w:rPr>
        <w:t xml:space="preserve"> </w:t>
      </w:r>
      <w:r w:rsidRPr="0036798D">
        <w:rPr>
          <w:rFonts w:eastAsiaTheme="minorEastAsia" w:hint="eastAsia"/>
          <w:lang w:eastAsia="ja-JP"/>
        </w:rPr>
        <w:t xml:space="preserve">n = 12; within-participant permutation p </w:t>
      </w:r>
      <w:r w:rsidRPr="0036798D">
        <w:rPr>
          <w:rFonts w:eastAsiaTheme="minorEastAsia" w:hint="eastAsia"/>
          <w:lang w:eastAsia="ja-JP"/>
        </w:rPr>
        <w:t>≤</w:t>
      </w:r>
      <w:r w:rsidRPr="0036798D">
        <w:rPr>
          <w:rFonts w:eastAsiaTheme="minorEastAsia" w:hint="eastAsia"/>
          <w:lang w:eastAsia="ja-JP"/>
        </w:rPr>
        <w:t xml:space="preserve"> 0.01 in every participant, p &lt; 0.001 in ten</w:t>
      </w:r>
      <w:r w:rsidR="006A3407">
        <w:rPr>
          <w:rFonts w:hint="eastAsia"/>
        </w:rPr>
        <w:t xml:space="preserve"> </w:t>
      </w:r>
      <w:r w:rsidRPr="0036798D">
        <w:rPr>
          <w:rFonts w:eastAsiaTheme="minorEastAsia"/>
          <w:lang w:eastAsia="ja-JP"/>
        </w:rPr>
        <w:t>of twelve). Its median rank was 56–212 of 5,000. The true word was the single top choice on</w:t>
      </w:r>
      <w:r w:rsidR="006A3407">
        <w:rPr>
          <w:rFonts w:hint="eastAsia"/>
        </w:rPr>
        <w:t xml:space="preserve"> </w:t>
      </w:r>
      <w:r w:rsidRPr="0036798D">
        <w:rPr>
          <w:rFonts w:eastAsiaTheme="minorEastAsia"/>
          <w:lang w:eastAsia="ja-JP"/>
        </w:rPr>
        <w:t>0.7–6.5% of trials (chance 0.02%), fell within the top 10 on 17.2 ± 1.6% of trials</w:t>
      </w:r>
      <w:r w:rsidR="00D00556">
        <w:rPr>
          <w:rFonts w:hint="eastAsia"/>
        </w:rPr>
        <w:t xml:space="preserve"> </w:t>
      </w:r>
      <w:r w:rsidRPr="0036798D">
        <w:rPr>
          <w:rFonts w:eastAsiaTheme="minorEastAsia"/>
          <w:lang w:eastAsia="ja-JP"/>
        </w:rPr>
        <w:t xml:space="preserve">(mean ± s.e.m.; chance 0.2%), and within the top 100 on 49.5 ± 2.1% (chance 2%; </w:t>
      </w:r>
      <w:r w:rsidR="007C2845" w:rsidRPr="007C2845">
        <w:rPr>
          <w:rFonts w:eastAsiaTheme="minorEastAsia"/>
          <w:b/>
          <w:bCs/>
          <w:lang w:eastAsia="ja-JP"/>
        </w:rPr>
        <w:t xml:space="preserve">Fig. </w:t>
      </w:r>
      <w:r w:rsidR="007C2845" w:rsidRPr="007C2845">
        <w:rPr>
          <w:rFonts w:hint="eastAsia"/>
          <w:b/>
          <w:bCs/>
        </w:rPr>
        <w:t>Extendibility</w:t>
      </w:r>
      <w:r w:rsidR="007C2845">
        <w:rPr>
          <w:rFonts w:hint="eastAsia"/>
          <w:b/>
          <w:bCs/>
        </w:rPr>
        <w:t xml:space="preserve"> a</w:t>
      </w:r>
      <w:r w:rsidRPr="0036798D">
        <w:rPr>
          <w:rFonts w:eastAsiaTheme="minorEastAsia"/>
          <w:lang w:eastAsia="ja-JP"/>
        </w:rPr>
        <w:t>,</w:t>
      </w:r>
      <w:r w:rsidRPr="007C2845">
        <w:rPr>
          <w:rFonts w:eastAsiaTheme="minorEastAsia"/>
          <w:b/>
          <w:bCs/>
          <w:lang w:eastAsia="ja-JP"/>
        </w:rPr>
        <w:t>b</w:t>
      </w:r>
      <w:r w:rsidRPr="0036798D">
        <w:rPr>
          <w:rFonts w:eastAsiaTheme="minorEastAsia"/>
          <w:lang w:eastAsia="ja-JP"/>
        </w:rPr>
        <w:t>).</w:t>
      </w:r>
      <w:r w:rsidR="00D00556">
        <w:rPr>
          <w:rFonts w:hint="eastAsia"/>
        </w:rPr>
        <w:t xml:space="preserve"> </w:t>
      </w:r>
      <w:r w:rsidRPr="0036798D">
        <w:rPr>
          <w:rFonts w:eastAsiaTheme="minorEastAsia" w:hint="eastAsia"/>
          <w:lang w:eastAsia="ja-JP"/>
        </w:rPr>
        <w:t xml:space="preserve">Retrieval declined only gradually as the gallery grew: expanding it 25-fold (200 </w:t>
      </w:r>
      <w:r w:rsidRPr="0036798D">
        <w:rPr>
          <w:rFonts w:eastAsiaTheme="minorEastAsia" w:hint="eastAsia"/>
          <w:lang w:eastAsia="ja-JP"/>
        </w:rPr>
        <w:t>→</w:t>
      </w:r>
      <w:r w:rsidRPr="0036798D">
        <w:rPr>
          <w:rFonts w:eastAsiaTheme="minorEastAsia" w:hint="eastAsia"/>
          <w:lang w:eastAsia="ja-JP"/>
        </w:rPr>
        <w:t xml:space="preserve"> 5,000</w:t>
      </w:r>
      <w:r w:rsidR="00D00556">
        <w:rPr>
          <w:rFonts w:hint="eastAsia"/>
        </w:rPr>
        <w:t xml:space="preserve"> </w:t>
      </w:r>
      <w:r w:rsidRPr="0036798D">
        <w:rPr>
          <w:rFonts w:eastAsiaTheme="minorEastAsia"/>
          <w:lang w:eastAsia="ja-JP"/>
        </w:rPr>
        <w:t>words) lowered the group median percentile rank from 0.154 to 0.022 — the true word's median</w:t>
      </w:r>
      <w:r w:rsidR="00D00556">
        <w:rPr>
          <w:rFonts w:hint="eastAsia"/>
        </w:rPr>
        <w:t xml:space="preserve"> </w:t>
      </w:r>
      <w:r w:rsidRPr="0036798D">
        <w:rPr>
          <w:rFonts w:eastAsiaTheme="minorEastAsia" w:hint="eastAsia"/>
          <w:lang w:eastAsia="ja-JP"/>
        </w:rPr>
        <w:t xml:space="preserve">rank rose only </w:t>
      </w:r>
      <w:r w:rsidRPr="0036798D">
        <w:rPr>
          <w:rFonts w:eastAsiaTheme="minorEastAsia" w:hint="eastAsia"/>
          <w:lang w:eastAsia="ja-JP"/>
        </w:rPr>
        <w:t>≈</w:t>
      </w:r>
      <w:r w:rsidRPr="0036798D">
        <w:rPr>
          <w:rFonts w:eastAsiaTheme="minorEastAsia" w:hint="eastAsia"/>
          <w:lang w:eastAsia="ja-JP"/>
        </w:rPr>
        <w:t xml:space="preserve"> 3-fold (e.g. NUEx041, 18 </w:t>
      </w:r>
      <w:r w:rsidRPr="0036798D">
        <w:rPr>
          <w:rFonts w:eastAsiaTheme="minorEastAsia" w:hint="eastAsia"/>
          <w:lang w:eastAsia="ja-JP"/>
        </w:rPr>
        <w:t>→</w:t>
      </w:r>
      <w:r w:rsidRPr="0036798D">
        <w:rPr>
          <w:rFonts w:eastAsiaTheme="minorEastAsia" w:hint="eastAsia"/>
          <w:lang w:eastAsia="ja-JP"/>
        </w:rPr>
        <w:t xml:space="preserve"> 56) against the 25-fold increase in</w:t>
      </w:r>
      <w:r w:rsidR="00D00556">
        <w:rPr>
          <w:rFonts w:hint="eastAsia"/>
        </w:rPr>
        <w:t xml:space="preserve"> </w:t>
      </w:r>
      <w:r w:rsidRPr="0036798D">
        <w:rPr>
          <w:rFonts w:eastAsiaTheme="minorEastAsia"/>
          <w:lang w:eastAsia="ja-JP"/>
        </w:rPr>
        <w:t>distractors — and top-10 accuracy fell only from 0.255 to 0.172 (</w:t>
      </w:r>
      <w:r w:rsidRPr="007C2845">
        <w:rPr>
          <w:rFonts w:eastAsiaTheme="minorEastAsia"/>
          <w:b/>
          <w:bCs/>
          <w:lang w:eastAsia="ja-JP"/>
        </w:rPr>
        <w:t xml:space="preserve">Fig. </w:t>
      </w:r>
      <w:r w:rsidR="007C2845" w:rsidRPr="007C2845">
        <w:rPr>
          <w:rFonts w:hint="eastAsia"/>
          <w:b/>
          <w:bCs/>
        </w:rPr>
        <w:t>Extendibility</w:t>
      </w:r>
      <w:r w:rsidR="007C2845">
        <w:rPr>
          <w:rFonts w:hint="eastAsia"/>
        </w:rPr>
        <w:t xml:space="preserve"> </w:t>
      </w:r>
      <w:r w:rsidRPr="007C2845">
        <w:rPr>
          <w:rFonts w:eastAsiaTheme="minorEastAsia"/>
          <w:b/>
          <w:bCs/>
          <w:lang w:eastAsia="ja-JP"/>
        </w:rPr>
        <w:t>a</w:t>
      </w:r>
      <w:r w:rsidRPr="0036798D">
        <w:rPr>
          <w:rFonts w:eastAsiaTheme="minorEastAsia"/>
          <w:lang w:eastAsia="ja-JP"/>
        </w:rPr>
        <w:t>). Results were</w:t>
      </w:r>
      <w:r w:rsidR="007C2845">
        <w:rPr>
          <w:rFonts w:hint="eastAsia"/>
        </w:rPr>
        <w:t xml:space="preserve"> </w:t>
      </w:r>
      <w:r w:rsidRPr="0036798D">
        <w:rPr>
          <w:rFonts w:eastAsiaTheme="minorEastAsia"/>
          <w:lang w:eastAsia="ja-JP"/>
        </w:rPr>
        <w:t>essentially identical for a raw, unmatched gallery (median percentile rank at N = 5,000,</w:t>
      </w:r>
      <w:r w:rsidR="00D00556">
        <w:rPr>
          <w:rFonts w:hint="eastAsia"/>
        </w:rPr>
        <w:t xml:space="preserve"> </w:t>
      </w:r>
      <w:r w:rsidRPr="0036798D">
        <w:rPr>
          <w:rFonts w:eastAsiaTheme="minorEastAsia"/>
          <w:lang w:eastAsia="ja-JP"/>
        </w:rPr>
        <w:t>0.022 for both).</w:t>
      </w:r>
    </w:p>
    <w:p w14:paraId="7049091B" w14:textId="77777777" w:rsidR="0036798D" w:rsidRPr="0036798D" w:rsidRDefault="0036798D" w:rsidP="0036798D">
      <w:pPr>
        <w:spacing w:after="0" w:line="240" w:lineRule="auto"/>
        <w:rPr>
          <w:rFonts w:eastAsiaTheme="minorEastAsia"/>
          <w:lang w:eastAsia="ja-JP"/>
        </w:rPr>
      </w:pPr>
    </w:p>
    <w:p w14:paraId="3315C7DD" w14:textId="60B0A600" w:rsidR="0036798D" w:rsidRPr="007C2845" w:rsidRDefault="0036798D" w:rsidP="0036798D">
      <w:pPr>
        <w:spacing w:after="0" w:line="240" w:lineRule="auto"/>
        <w:rPr>
          <w:rFonts w:eastAsiaTheme="minorEastAsia"/>
          <w:b/>
          <w:bCs/>
          <w:lang w:eastAsia="ja-JP"/>
        </w:rPr>
      </w:pPr>
      <w:r w:rsidRPr="0036798D">
        <w:rPr>
          <w:rFonts w:eastAsiaTheme="minorEastAsia"/>
          <w:lang w:eastAsia="ja-JP"/>
        </w:rPr>
        <w:t>Words held entirely out of training were still</w:t>
      </w:r>
      <w:r w:rsidR="0027779E">
        <w:rPr>
          <w:rFonts w:hint="eastAsia"/>
        </w:rPr>
        <w:t xml:space="preserve"> </w:t>
      </w:r>
      <w:r w:rsidRPr="0036798D">
        <w:rPr>
          <w:rFonts w:eastAsiaTheme="minorEastAsia"/>
          <w:lang w:eastAsia="ja-JP"/>
        </w:rPr>
        <w:t>retrieved far above chance</w:t>
      </w:r>
      <w:r w:rsidR="0027779E">
        <w:rPr>
          <w:rFonts w:hint="eastAsia"/>
        </w:rPr>
        <w:t xml:space="preserve"> in the open-vocabulary </w:t>
      </w:r>
      <w:r w:rsidR="0027779E">
        <w:t>retrieval</w:t>
      </w:r>
      <w:r w:rsidRPr="0036798D">
        <w:rPr>
          <w:rFonts w:eastAsiaTheme="minorEastAsia"/>
          <w:lang w:eastAsia="ja-JP"/>
        </w:rPr>
        <w:t>. The group median percentile rank was 0.031 for held-out words</w:t>
      </w:r>
      <w:r w:rsidR="0027779E">
        <w:rPr>
          <w:rFonts w:hint="eastAsia"/>
        </w:rPr>
        <w:t xml:space="preserve"> </w:t>
      </w:r>
      <w:r w:rsidRPr="0036798D">
        <w:rPr>
          <w:rFonts w:eastAsiaTheme="minorEastAsia"/>
          <w:lang w:eastAsia="ja-JP"/>
        </w:rPr>
        <w:t>(95% CI 0.027–0.052) versus 0.016 for in-vocabulary words (95% CI 0.014–0.023), both</w:t>
      </w:r>
      <w:r w:rsidR="0027779E">
        <w:rPr>
          <w:rFonts w:hint="eastAsia"/>
        </w:rPr>
        <w:t xml:space="preserve"> </w:t>
      </w:r>
      <w:r w:rsidRPr="0036798D">
        <w:rPr>
          <w:rFonts w:eastAsiaTheme="minorEastAsia"/>
          <w:lang w:eastAsia="ja-JP"/>
        </w:rPr>
        <w:t>p = 2.4 × 10⁻⁴ against chance (</w:t>
      </w:r>
      <w:r w:rsidR="007C2845" w:rsidRPr="007C2845">
        <w:rPr>
          <w:rFonts w:eastAsiaTheme="minorEastAsia"/>
          <w:b/>
          <w:bCs/>
          <w:lang w:eastAsia="ja-JP"/>
        </w:rPr>
        <w:t xml:space="preserve">Fig. </w:t>
      </w:r>
      <w:r w:rsidR="007C2845" w:rsidRPr="007C2845">
        <w:rPr>
          <w:rFonts w:hint="eastAsia"/>
          <w:b/>
          <w:bCs/>
        </w:rPr>
        <w:t>Extendibility</w:t>
      </w:r>
      <w:r w:rsidR="007C2845">
        <w:rPr>
          <w:rFonts w:hint="eastAsia"/>
        </w:rPr>
        <w:t xml:space="preserve"> </w:t>
      </w:r>
      <w:r w:rsidRPr="007C2845">
        <w:rPr>
          <w:rFonts w:eastAsiaTheme="minorEastAsia"/>
          <w:b/>
          <w:bCs/>
          <w:lang w:eastAsia="ja-JP"/>
        </w:rPr>
        <w:t>c</w:t>
      </w:r>
      <w:r w:rsidRPr="0036798D">
        <w:rPr>
          <w:rFonts w:eastAsiaTheme="minorEastAsia"/>
          <w:lang w:eastAsia="ja-JP"/>
        </w:rPr>
        <w:t>). Every participant placed held-out words well below</w:t>
      </w:r>
      <w:r w:rsidR="0027779E">
        <w:rPr>
          <w:rFonts w:hint="eastAsia"/>
        </w:rPr>
        <w:t xml:space="preserve"> </w:t>
      </w:r>
      <w:r w:rsidRPr="0036798D">
        <w:rPr>
          <w:rFonts w:eastAsiaTheme="minorEastAsia"/>
          <w:lang w:eastAsia="ja-JP"/>
        </w:rPr>
        <w:t>chance (per-participant 0.016–0.110; top 1.6–11.0% of the 5,000-word gallery) and above their</w:t>
      </w:r>
      <w:r w:rsidR="0027779E">
        <w:rPr>
          <w:rFonts w:hint="eastAsia"/>
        </w:rPr>
        <w:t xml:space="preserve"> </w:t>
      </w:r>
      <w:r w:rsidRPr="0036798D">
        <w:rPr>
          <w:rFonts w:eastAsiaTheme="minorEastAsia"/>
          <w:lang w:eastAsia="ja-JP"/>
        </w:rPr>
        <w:t>own in-vocabulary level; across participants the seen-to-unseen change in median percentile</w:t>
      </w:r>
      <w:r w:rsidR="00984570">
        <w:rPr>
          <w:rFonts w:hint="eastAsia"/>
        </w:rPr>
        <w:t xml:space="preserve"> </w:t>
      </w:r>
      <w:r w:rsidRPr="0036798D">
        <w:rPr>
          <w:rFonts w:eastAsiaTheme="minorEastAsia" w:hint="eastAsia"/>
          <w:lang w:eastAsia="ja-JP"/>
        </w:rPr>
        <w:t xml:space="preserve">rank was roughly twofold (0.016 </w:t>
      </w:r>
      <w:r w:rsidRPr="0036798D">
        <w:rPr>
          <w:rFonts w:eastAsiaTheme="minorEastAsia" w:hint="eastAsia"/>
          <w:lang w:eastAsia="ja-JP"/>
        </w:rPr>
        <w:t>→</w:t>
      </w:r>
      <w:r w:rsidRPr="0036798D">
        <w:rPr>
          <w:rFonts w:eastAsiaTheme="minorEastAsia" w:hint="eastAsia"/>
          <w:lang w:eastAsia="ja-JP"/>
        </w:rPr>
        <w:t xml:space="preserve"> 0.031) rather than a return toward chance (1,840 held-out</w:t>
      </w:r>
      <w:r w:rsidR="00984570">
        <w:rPr>
          <w:rFonts w:hint="eastAsia"/>
        </w:rPr>
        <w:t xml:space="preserve"> </w:t>
      </w:r>
      <w:r w:rsidRPr="0036798D">
        <w:rPr>
          <w:rFonts w:eastAsiaTheme="minorEastAsia"/>
          <w:lang w:eastAsia="ja-JP"/>
        </w:rPr>
        <w:t>trials in total). The full per-trial held-out distribution and its graceful widening with</w:t>
      </w:r>
      <w:r w:rsidR="00984570">
        <w:rPr>
          <w:rFonts w:hint="eastAsia"/>
        </w:rPr>
        <w:t xml:space="preserve"> </w:t>
      </w:r>
      <w:r w:rsidRPr="0036798D">
        <w:rPr>
          <w:rFonts w:eastAsiaTheme="minorEastAsia"/>
          <w:lang w:eastAsia="ja-JP"/>
        </w:rPr>
        <w:t xml:space="preserve">gallery size are shown per participant in </w:t>
      </w:r>
      <w:r w:rsidRPr="007C2845">
        <w:rPr>
          <w:rFonts w:eastAsiaTheme="minorEastAsia"/>
          <w:b/>
          <w:bCs/>
          <w:lang w:eastAsia="ja-JP"/>
        </w:rPr>
        <w:t>Supplementary Fig. S1.</w:t>
      </w:r>
    </w:p>
    <w:p w14:paraId="2BF4A738" w14:textId="77777777" w:rsidR="00984570" w:rsidRDefault="00984570" w:rsidP="0036798D">
      <w:pPr>
        <w:spacing w:after="0" w:line="240" w:lineRule="auto"/>
      </w:pPr>
    </w:p>
    <w:p w14:paraId="10E0F4A3" w14:textId="4A717015" w:rsidR="0036798D" w:rsidRPr="0036798D" w:rsidRDefault="0036798D" w:rsidP="0036798D">
      <w:pPr>
        <w:spacing w:after="0" w:line="240" w:lineRule="auto"/>
        <w:rPr>
          <w:rFonts w:eastAsiaTheme="minorEastAsia"/>
          <w:lang w:eastAsia="ja-JP"/>
        </w:rPr>
      </w:pPr>
      <w:r w:rsidRPr="0036798D">
        <w:rPr>
          <w:rFonts w:eastAsiaTheme="minorEastAsia"/>
          <w:lang w:eastAsia="ja-JP"/>
        </w:rPr>
        <w:t>When the true word was not ranked first,</w:t>
      </w:r>
      <w:r w:rsidR="00984570">
        <w:rPr>
          <w:rFonts w:hint="eastAsia"/>
        </w:rPr>
        <w:t xml:space="preserve"> </w:t>
      </w:r>
      <w:r w:rsidRPr="0036798D">
        <w:rPr>
          <w:rFonts w:eastAsiaTheme="minorEastAsia"/>
          <w:lang w:eastAsia="ja-JP"/>
        </w:rPr>
        <w:t xml:space="preserve">the retrieved words lay near it in meaning. Graded against WordNet Wu–Palmer similarity </w:t>
      </w:r>
      <w:r w:rsidR="00D82489">
        <w:rPr>
          <w:rFonts w:hint="eastAsia"/>
        </w:rPr>
        <w:t>(Methods)</w:t>
      </w:r>
      <w:r w:rsidR="00B9408C">
        <w:rPr>
          <w:rFonts w:hint="eastAsia"/>
        </w:rPr>
        <w:t>,</w:t>
      </w:r>
      <w:r w:rsidRPr="0036798D">
        <w:rPr>
          <w:rFonts w:eastAsiaTheme="minorEastAsia"/>
          <w:lang w:eastAsia="ja-JP"/>
        </w:rPr>
        <w:t xml:space="preserve"> the </w:t>
      </w:r>
      <w:r w:rsidR="00B9408C">
        <w:rPr>
          <w:rFonts w:hint="eastAsia"/>
        </w:rPr>
        <w:t>retrieval</w:t>
      </w:r>
      <w:r w:rsidRPr="0036798D">
        <w:rPr>
          <w:rFonts w:eastAsiaTheme="minorEastAsia"/>
          <w:lang w:eastAsia="ja-JP"/>
        </w:rPr>
        <w:t xml:space="preserve"> ranking reached a mean</w:t>
      </w:r>
      <w:r w:rsidR="00984570">
        <w:rPr>
          <w:rFonts w:hint="eastAsia"/>
        </w:rPr>
        <w:t xml:space="preserve"> </w:t>
      </w:r>
      <w:r w:rsidRPr="0036798D">
        <w:rPr>
          <w:rFonts w:eastAsiaTheme="minorEastAsia"/>
          <w:lang w:eastAsia="ja-JP"/>
        </w:rPr>
        <w:t>nDCG@100 of 0.65 (95% CI 0.635–0.654; per-participant 0.603–0.675</w:t>
      </w:r>
      <w:r w:rsidR="00B9408C">
        <w:rPr>
          <w:rFonts w:hint="eastAsia"/>
        </w:rPr>
        <w:t>, Methods</w:t>
      </w:r>
      <w:r w:rsidRPr="0036798D">
        <w:rPr>
          <w:rFonts w:eastAsiaTheme="minorEastAsia"/>
          <w:lang w:eastAsia="ja-JP"/>
        </w:rPr>
        <w:t>). The mean Wu–Palmer</w:t>
      </w:r>
      <w:r w:rsidR="00984570">
        <w:rPr>
          <w:rFonts w:hint="eastAsia"/>
        </w:rPr>
        <w:t xml:space="preserve"> </w:t>
      </w:r>
      <w:r w:rsidRPr="0036798D">
        <w:rPr>
          <w:rFonts w:eastAsiaTheme="minorEastAsia"/>
          <w:lang w:eastAsia="ja-JP"/>
        </w:rPr>
        <w:t xml:space="preserve">similarity of the top-10 retrieved </w:t>
      </w:r>
      <w:r w:rsidR="00984570" w:rsidRPr="0036798D">
        <w:rPr>
          <w:rFonts w:eastAsiaTheme="minorEastAsia"/>
          <w:lang w:eastAsia="ja-JP"/>
        </w:rPr>
        <w:t>neighbors</w:t>
      </w:r>
      <w:r w:rsidRPr="0036798D">
        <w:rPr>
          <w:rFonts w:eastAsiaTheme="minorEastAsia"/>
          <w:lang w:eastAsia="ja-JP"/>
        </w:rPr>
        <w:t xml:space="preserve"> to the true word exceeded a matched random-draw</w:t>
      </w:r>
      <w:r w:rsidR="00984570">
        <w:rPr>
          <w:rFonts w:hint="eastAsia"/>
        </w:rPr>
        <w:t xml:space="preserve"> </w:t>
      </w:r>
      <w:r w:rsidRPr="0036798D">
        <w:rPr>
          <w:rFonts w:eastAsiaTheme="minorEastAsia"/>
          <w:lang w:eastAsia="ja-JP"/>
        </w:rPr>
        <w:t>null in every participant (observed 0.507–0.599 vs null 0.497–0.561), significantly so in ten</w:t>
      </w:r>
      <w:r w:rsidR="00984570">
        <w:rPr>
          <w:rFonts w:hint="eastAsia"/>
        </w:rPr>
        <w:t xml:space="preserve"> </w:t>
      </w:r>
      <w:r w:rsidRPr="0036798D">
        <w:rPr>
          <w:rFonts w:eastAsiaTheme="minorEastAsia"/>
          <w:lang w:eastAsia="ja-JP"/>
        </w:rPr>
        <w:t>(within-participant permutation p = 0.005); in the remaining two, NUEx030 and NUEx045, the</w:t>
      </w:r>
      <w:r w:rsidR="00984570">
        <w:rPr>
          <w:rFonts w:hint="eastAsia"/>
        </w:rPr>
        <w:t xml:space="preserve"> </w:t>
      </w:r>
      <w:r w:rsidRPr="0036798D">
        <w:rPr>
          <w:rFonts w:eastAsiaTheme="minorEastAsia"/>
          <w:lang w:eastAsia="ja-JP"/>
        </w:rPr>
        <w:t>differences were small and non-significant (p = 0.11 and p = 0.42), with an</w:t>
      </w:r>
      <w:r w:rsidR="00984570">
        <w:rPr>
          <w:rFonts w:hint="eastAsia"/>
        </w:rPr>
        <w:t xml:space="preserve"> </w:t>
      </w:r>
      <w:r w:rsidRPr="0036798D">
        <w:rPr>
          <w:rFonts w:eastAsiaTheme="minorEastAsia"/>
          <w:lang w:eastAsia="ja-JP"/>
        </w:rPr>
        <w:t xml:space="preserve">across-participant difference of +0.022 (Wilcoxon p = 2.4 × 10⁻⁴; </w:t>
      </w:r>
      <w:r w:rsidR="007C2845" w:rsidRPr="007C2845">
        <w:rPr>
          <w:rFonts w:eastAsiaTheme="minorEastAsia"/>
          <w:b/>
          <w:bCs/>
          <w:lang w:eastAsia="ja-JP"/>
        </w:rPr>
        <w:t xml:space="preserve">Fig. </w:t>
      </w:r>
      <w:r w:rsidR="007C2845" w:rsidRPr="007C2845">
        <w:rPr>
          <w:rFonts w:hint="eastAsia"/>
          <w:b/>
          <w:bCs/>
        </w:rPr>
        <w:t>Extendibility</w:t>
      </w:r>
      <w:r w:rsidR="007C2845">
        <w:rPr>
          <w:rFonts w:hint="eastAsia"/>
        </w:rPr>
        <w:t xml:space="preserve"> </w:t>
      </w:r>
      <w:r w:rsidRPr="008E50B5">
        <w:rPr>
          <w:rFonts w:eastAsiaTheme="minorEastAsia"/>
          <w:b/>
          <w:bCs/>
          <w:lang w:eastAsia="ja-JP"/>
        </w:rPr>
        <w:t>d</w:t>
      </w:r>
      <w:r w:rsidRPr="0036798D">
        <w:rPr>
          <w:rFonts w:eastAsiaTheme="minorEastAsia"/>
          <w:lang w:eastAsia="ja-JP"/>
        </w:rPr>
        <w:t>). The same neural</w:t>
      </w:r>
      <w:r w:rsidR="00984570">
        <w:rPr>
          <w:rFonts w:hint="eastAsia"/>
        </w:rPr>
        <w:t xml:space="preserve"> </w:t>
      </w:r>
      <w:r w:rsidRPr="0036798D">
        <w:rPr>
          <w:rFonts w:eastAsiaTheme="minorEastAsia"/>
          <w:lang w:eastAsia="ja-JP"/>
        </w:rPr>
        <w:t xml:space="preserve">ranking also </w:t>
      </w:r>
      <w:r w:rsidR="008E50B5" w:rsidRPr="0036798D">
        <w:rPr>
          <w:rFonts w:eastAsiaTheme="minorEastAsia"/>
          <w:lang w:eastAsia="ja-JP"/>
        </w:rPr>
        <w:t>organized</w:t>
      </w:r>
      <w:r w:rsidRPr="0036798D">
        <w:rPr>
          <w:rFonts w:eastAsiaTheme="minorEastAsia"/>
          <w:lang w:eastAsia="ja-JP"/>
        </w:rPr>
        <w:t xml:space="preserve"> the whole retrieved list semantically: its nDCG@100 exceeded a matched</w:t>
      </w:r>
      <w:r w:rsidR="00984570">
        <w:rPr>
          <w:rFonts w:hint="eastAsia"/>
        </w:rPr>
        <w:t xml:space="preserve"> </w:t>
      </w:r>
      <w:r w:rsidRPr="0036798D">
        <w:rPr>
          <w:rFonts w:eastAsiaTheme="minorEastAsia"/>
          <w:lang w:eastAsia="ja-JP"/>
        </w:rPr>
        <w:t>permutation null in every participant (observed 0.603–0.675 vs null 0.590–0.641; median</w:t>
      </w:r>
      <w:r w:rsidR="00984570">
        <w:rPr>
          <w:rFonts w:hint="eastAsia"/>
        </w:rPr>
        <w:t xml:space="preserve"> </w:t>
      </w:r>
      <w:r w:rsidRPr="0036798D">
        <w:rPr>
          <w:rFonts w:eastAsiaTheme="minorEastAsia"/>
          <w:lang w:eastAsia="ja-JP"/>
        </w:rPr>
        <w:t xml:space="preserve">difference +0.018), significantly within-participant in eleven of twelve (NUEx045 at p = 0.055) and across participants (Wilcoxon p = 2.4 × 10⁻⁴; </w:t>
      </w:r>
      <w:r w:rsidR="008E50B5" w:rsidRPr="007C2845">
        <w:rPr>
          <w:rFonts w:eastAsiaTheme="minorEastAsia"/>
          <w:b/>
          <w:bCs/>
          <w:lang w:eastAsia="ja-JP"/>
        </w:rPr>
        <w:t xml:space="preserve">Fig. </w:t>
      </w:r>
      <w:r w:rsidR="008E50B5" w:rsidRPr="007C2845">
        <w:rPr>
          <w:rFonts w:hint="eastAsia"/>
          <w:b/>
          <w:bCs/>
        </w:rPr>
        <w:t>Extendibility</w:t>
      </w:r>
      <w:r w:rsidR="008E50B5">
        <w:rPr>
          <w:rFonts w:hint="eastAsia"/>
        </w:rPr>
        <w:t xml:space="preserve"> </w:t>
      </w:r>
      <w:r w:rsidRPr="008E50B5">
        <w:rPr>
          <w:rFonts w:eastAsiaTheme="minorEastAsia"/>
          <w:b/>
          <w:bCs/>
          <w:lang w:eastAsia="ja-JP"/>
        </w:rPr>
        <w:t>e</w:t>
      </w:r>
      <w:r w:rsidRPr="0036798D">
        <w:rPr>
          <w:rFonts w:eastAsiaTheme="minorEastAsia"/>
          <w:lang w:eastAsia="ja-JP"/>
        </w:rPr>
        <w:t>).</w:t>
      </w:r>
    </w:p>
    <w:p w14:paraId="14F36477" w14:textId="77777777" w:rsidR="008E50B5" w:rsidRDefault="008E50B5" w:rsidP="0036798D">
      <w:pPr>
        <w:spacing w:after="0" w:line="240" w:lineRule="auto"/>
      </w:pPr>
    </w:p>
    <w:p w14:paraId="6D7D6886" w14:textId="4083D75D" w:rsidR="0036798D" w:rsidRDefault="0036798D" w:rsidP="0036798D">
      <w:pPr>
        <w:spacing w:after="0" w:line="240" w:lineRule="auto"/>
      </w:pPr>
      <w:r w:rsidRPr="0036798D">
        <w:rPr>
          <w:rFonts w:eastAsiaTheme="minorEastAsia"/>
          <w:lang w:eastAsia="ja-JP"/>
        </w:rPr>
        <w:t xml:space="preserve">Projecting a well-decoded participant's predictions into two dimensions (</w:t>
      </w:r>
      <w:del w:id="1342" w:author="Claude (Opus 5, automated)" w:date="2026-08-11T16:41:03Z">
        <w:r w:rsidRPr="0036798D">
          <w:rPr>
            <w:rFonts w:eastAsiaTheme="minorEastAsia"/>
            <w:lang w:eastAsia="ja-JP"/>
          </w:rPr>
          <w:delText xml:space="preserve">t-SNE</w:delText>
        </w:r>
      </w:del>
      <w:ins w:id="1343" w:author="Claude (Opus 5, automated)" w:date="2026-08-11T16:41:03Z">
        <w:r w:rsidRPr="0036798D">
          <w:rPr>
            <w:rFonts w:eastAsiaTheme="minorEastAsia"/>
            <w:lang w:eastAsia="ja-JP"/>
          </w:rPr>
          <w:t xml:space="preserve">metric MDS on cosine distance</w:t>
        </w:r>
      </w:ins>
      <w:r w:rsidRPr="0036798D">
        <w:rPr>
          <w:rFonts w:eastAsiaTheme="minorEastAsia"/>
          <w:lang w:eastAsia="ja-JP"/>
        </w:rPr>
        <w:t xml:space="preserve">; NUEx027) makes</w:t>
      </w:r>
      <w:r w:rsidR="00984570">
        <w:rPr>
          <w:rFonts w:hint="eastAsia"/>
        </w:rPr>
        <w:t xml:space="preserve"> </w:t>
      </w:r>
      <w:r w:rsidRPr="0036798D">
        <w:rPr>
          <w:rFonts w:eastAsiaTheme="minorEastAsia"/>
          <w:lang w:eastAsia="ja-JP"/>
        </w:rPr>
        <w:t>this concrete: across diverse semantic categories the predicted embeddings land on the</w:t>
      </w:r>
      <w:r w:rsidR="00984570">
        <w:rPr>
          <w:rFonts w:hint="eastAsia"/>
        </w:rPr>
        <w:t xml:space="preserve"> </w:t>
      </w:r>
      <w:r w:rsidRPr="0036798D">
        <w:rPr>
          <w:rFonts w:eastAsiaTheme="minorEastAsia" w:hint="eastAsia"/>
          <w:lang w:eastAsia="ja-JP"/>
        </w:rPr>
        <w:t xml:space="preserve">ground-truth word and its near-synonyms </w:t>
      </w:r>
      <w:r w:rsidRPr="0036798D">
        <w:rPr>
          <w:rFonts w:eastAsiaTheme="minorEastAsia" w:hint="eastAsia"/>
          <w:lang w:eastAsia="ja-JP"/>
        </w:rPr>
        <w:t>—</w:t>
      </w:r>
      <w:r w:rsidRPr="0036798D">
        <w:rPr>
          <w:rFonts w:eastAsiaTheme="minorEastAsia" w:hint="eastAsia"/>
          <w:lang w:eastAsia="ja-JP"/>
        </w:rPr>
        <w:t xml:space="preserve"> e.g. mango</w:t>
      </w:r>
      <w:r w:rsidRPr="0036798D">
        <w:rPr>
          <w:rFonts w:eastAsiaTheme="minorEastAsia" w:hint="eastAsia"/>
          <w:lang w:eastAsia="ja-JP"/>
        </w:rPr>
        <w:t>→</w:t>
      </w:r>
      <w:r w:rsidRPr="0036798D">
        <w:rPr>
          <w:rFonts w:eastAsiaTheme="minorEastAsia" w:hint="eastAsia"/>
          <w:lang w:eastAsia="ja-JP"/>
        </w:rPr>
        <w:t>peach, c</w:t>
      </w:r>
      <w:r w:rsidR="00984570">
        <w:rPr>
          <w:rFonts w:hint="eastAsia"/>
        </w:rPr>
        <w:t>at</w:t>
      </w:r>
      <w:r w:rsidRPr="0036798D">
        <w:rPr>
          <w:rFonts w:eastAsiaTheme="minorEastAsia" w:hint="eastAsia"/>
          <w:lang w:eastAsia="ja-JP"/>
        </w:rPr>
        <w:t>→</w:t>
      </w:r>
      <w:r w:rsidRPr="0036798D">
        <w:rPr>
          <w:rFonts w:eastAsiaTheme="minorEastAsia" w:hint="eastAsia"/>
          <w:lang w:eastAsia="ja-JP"/>
        </w:rPr>
        <w:t>deer, spring</w:t>
      </w:r>
      <w:r w:rsidRPr="0036798D">
        <w:rPr>
          <w:rFonts w:eastAsiaTheme="minorEastAsia" w:hint="eastAsia"/>
          <w:lang w:eastAsia="ja-JP"/>
        </w:rPr>
        <w:t>→</w:t>
      </w:r>
      <w:r w:rsidRPr="0036798D">
        <w:rPr>
          <w:rFonts w:eastAsiaTheme="minorEastAsia" w:hint="eastAsia"/>
          <w:lang w:eastAsia="ja-JP"/>
        </w:rPr>
        <w:t>fall</w:t>
      </w:r>
      <w:r w:rsidR="00984570">
        <w:rPr>
          <w:rFonts w:hint="eastAsia"/>
        </w:rPr>
        <w:t xml:space="preserve"> </w:t>
      </w:r>
      <w:r w:rsidRPr="0036798D">
        <w:rPr>
          <w:rFonts w:eastAsiaTheme="minorEastAsia"/>
          <w:lang w:eastAsia="ja-JP"/>
        </w:rPr>
        <w:t>(</w:t>
      </w:r>
      <w:r w:rsidR="008E50B5" w:rsidRPr="007C2845">
        <w:rPr>
          <w:rFonts w:eastAsiaTheme="minorEastAsia"/>
          <w:b/>
          <w:bCs/>
          <w:lang w:eastAsia="ja-JP"/>
        </w:rPr>
        <w:t xml:space="preserve">Fig. </w:t>
      </w:r>
      <w:r w:rsidR="008E50B5" w:rsidRPr="007C2845">
        <w:rPr>
          <w:rFonts w:hint="eastAsia"/>
          <w:b/>
          <w:bCs/>
        </w:rPr>
        <w:t>Extendibility</w:t>
      </w:r>
      <w:r w:rsidR="008E50B5">
        <w:rPr>
          <w:rFonts w:hint="eastAsia"/>
          <w:b/>
          <w:bCs/>
        </w:rPr>
        <w:t xml:space="preserve"> f</w:t>
      </w:r>
      <w:r w:rsidRPr="0036798D">
        <w:rPr>
          <w:rFonts w:eastAsiaTheme="minorEastAsia"/>
          <w:lang w:eastAsia="ja-JP"/>
        </w:rPr>
        <w:t>). Per-trial percentile rank was only weakly related to word frequency</w:t>
      </w:r>
      <w:r w:rsidR="00984570">
        <w:rPr>
          <w:rFonts w:hint="eastAsia"/>
        </w:rPr>
        <w:t xml:space="preserve"> </w:t>
      </w:r>
      <w:r w:rsidRPr="0036798D">
        <w:rPr>
          <w:rFonts w:eastAsiaTheme="minorEastAsia"/>
          <w:lang w:eastAsia="ja-JP"/>
        </w:rPr>
        <w:t>(|r| = 0.01–0.19 across participants), indicating that retrieval was not explained by</w:t>
      </w:r>
      <w:r w:rsidR="00984570">
        <w:rPr>
          <w:rFonts w:hint="eastAsia"/>
        </w:rPr>
        <w:t xml:space="preserve"> </w:t>
      </w:r>
      <w:r w:rsidRPr="0036798D">
        <w:rPr>
          <w:rFonts w:eastAsiaTheme="minorEastAsia"/>
          <w:lang w:eastAsia="ja-JP"/>
        </w:rPr>
        <w:t>frequency. Illustrative best-case retrievals per participant are tabulated in Supplementary</w:t>
      </w:r>
      <w:r w:rsidR="00984570">
        <w:rPr>
          <w:rFonts w:hint="eastAsia"/>
        </w:rPr>
        <w:t xml:space="preserve"> </w:t>
      </w:r>
      <w:r w:rsidRPr="0036798D">
        <w:rPr>
          <w:rFonts w:eastAsiaTheme="minorEastAsia"/>
          <w:lang w:eastAsia="ja-JP"/>
        </w:rPr>
        <w:t>Table S2.</w:t>
      </w:r>
    </w:p>
    <w:p w14:paraId="3CC1A469" w14:textId="77777777" w:rsidR="008E50B5" w:rsidRPr="008E50B5" w:rsidRDefault="008E50B5" w:rsidP="0036798D">
      <w:pPr>
        <w:spacing w:after="0" w:line="240" w:lineRule="auto"/>
      </w:pPr>
    </w:p>
    <w:p w14:paraId="4F6C27CF" w14:textId="1DC71A4D" w:rsidR="00593DB2" w:rsidRDefault="00952957" w:rsidP="0099776F">
      <w:commentRangeStart w:id="5"/>
      <w:r w:rsidRPr="00735A0B">
        <w:t>Importantly, this flexibility came at no measurable cost to category-level performance. Benchmarked against a conventional fixed-class classifier trained on the same participants to decode the six semantic categories directly (a support</w:t>
      </w:r>
      <w:r w:rsidR="00241A49" w:rsidRPr="00735A0B">
        <w:rPr>
          <w:lang w:eastAsia="ja-JP"/>
        </w:rPr>
        <w:t xml:space="preserve"> </w:t>
      </w:r>
      <w:r w:rsidRPr="00735A0B">
        <w:t>vector machine; collaborator analysis), the regression-and-retrieval decoder achieved closely matched category balanced accuracy (regression-and-retrieval 0.29 versus classifier XX) and a near-identical temporal profile, with both decoders peaking in the same post-stimulus time bin. The two approaches therefore recover the same category-level information with the same timing, yet only the regressionand-retrieval decoder additionally resolves word identity and supports openvocabulary, zero-shot extension (see Discussion).</w:t>
      </w:r>
      <w:commentRangeEnd w:id="5"/>
      <w:r w:rsidR="00C764FE">
        <w:rPr>
          <w:rStyle w:val="CommentReference"/>
          <w:sz w:val="22"/>
          <w:szCs w:val="22"/>
        </w:rPr>
        <w:commentReference w:id="5"/>
      </w:r>
    </w:p>
    <w:p w14:paraId="4F38D2FB" w14:textId="77777777" w:rsidR="00984570" w:rsidRDefault="00984570" w:rsidP="0099776F"/>
    <w:p w14:paraId="4D5524A1" w14:textId="75FEE660" w:rsidR="00984570" w:rsidRPr="00735A0B" w:rsidRDefault="00FE7F82" w:rsidP="0099776F">
      <w:r>
        <w:rPr>
          <w:noProof/>
        </w:rPr>
        <w:drawing>
          <wp:inline distT="0" distB="0" distL="0" distR="0" wp14:anchorId="01412F66" wp14:editId="4ED8E4CA">
            <wp:extent cx="5726430" cy="4037965"/>
            <wp:effectExtent l="0" t="0" r="7620" b="635"/>
            <wp:docPr id="19775537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6430" cy="4037965"/>
                    </a:xfrm>
                    <a:prstGeom prst="rect">
                      <a:avLst/>
                    </a:prstGeom>
                    <a:noFill/>
                    <a:ln>
                      <a:noFill/>
                    </a:ln>
                  </pic:spPr>
                </pic:pic>
              </a:graphicData>
            </a:graphic>
          </wp:inline>
        </w:drawing>
      </w:r>
    </w:p>
    <w:p w14:paraId="633B9C70" w14:textId="76DF62E5" w:rsidR="003C152E" w:rsidRPr="00735A0B" w:rsidRDefault="00BC5803" w:rsidP="0099776F">
      <w:r>
        <w:rPr>
          <w:noProof/>
        </w:rPr>
        <w:lastRenderedPageBreak/>
        <mc:AlternateContent>
          <mc:Choice Requires="wps">
            <w:drawing>
              <wp:anchor distT="45720" distB="45720" distL="114300" distR="114300" simplePos="0" relativeHeight="251658242" behindDoc="0" locked="0" layoutInCell="1" allowOverlap="1" wp14:anchorId="72E1D909" wp14:editId="73756F7E">
                <wp:simplePos x="0" y="0"/>
                <wp:positionH relativeFrom="margin">
                  <wp:posOffset>-317500</wp:posOffset>
                </wp:positionH>
                <wp:positionV relativeFrom="paragraph">
                  <wp:posOffset>0</wp:posOffset>
                </wp:positionV>
                <wp:extent cx="6363970" cy="1404620"/>
                <wp:effectExtent l="0" t="0" r="17780" b="13970"/>
                <wp:wrapTopAndBottom/>
                <wp:docPr id="19632270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3970" cy="1404620"/>
                        </a:xfrm>
                        <a:prstGeom prst="rect">
                          <a:avLst/>
                        </a:prstGeom>
                        <a:solidFill>
                          <a:srgbClr val="FFFFFF"/>
                        </a:solidFill>
                        <a:ln w="9525">
                          <a:solidFill>
                            <a:srgbClr val="000000"/>
                          </a:solidFill>
                          <a:miter lim="800000"/>
                          <a:headEnd/>
                          <a:tailEnd/>
                        </a:ln>
                      </wps:spPr>
                      <wps:txbx>
                        <w:txbxContent>
                          <w:p w14:paraId="6F08F544" w14:textId="566CB85F" w:rsidR="00BC5803" w:rsidRPr="007C2845" w:rsidRDefault="007C2845" w:rsidP="007C2845">
                            <w:pPr>
                              <w:spacing w:after="0" w:line="240" w:lineRule="auto"/>
                              <w:rPr>
                                <w:sz w:val="20"/>
                                <w:szCs w:val="20"/>
                              </w:rPr>
                            </w:pPr>
                            <w:r w:rsidRPr="007C2845">
                              <w:rPr>
                                <w:rFonts w:hint="eastAsia"/>
                                <w:b/>
                                <w:bCs/>
                                <w:sz w:val="20"/>
                                <w:szCs w:val="20"/>
                              </w:rPr>
                              <w:t xml:space="preserve">Figure </w:t>
                            </w:r>
                            <w:r w:rsidR="008132B6" w:rsidRPr="007C2845">
                              <w:rPr>
                                <w:b/>
                                <w:bCs/>
                                <w:sz w:val="20"/>
                                <w:szCs w:val="20"/>
                              </w:rPr>
                              <w:t>Extendibility</w:t>
                            </w:r>
                            <w:r>
                              <w:rPr>
                                <w:rFonts w:hint="eastAsia"/>
                                <w:sz w:val="20"/>
                                <w:szCs w:val="20"/>
                              </w:rPr>
                              <w:t xml:space="preserve"> </w:t>
                            </w:r>
                            <w:r w:rsidR="008132B6" w:rsidRPr="007C2845">
                              <w:rPr>
                                <w:sz w:val="20"/>
                                <w:szCs w:val="20"/>
                              </w:rPr>
                              <w:t>Extendibility</w:t>
                            </w:r>
                            <w:r w:rsidRPr="007C2845">
                              <w:rPr>
                                <w:sz w:val="20"/>
                                <w:szCs w:val="20"/>
                              </w:rPr>
                              <w:t xml:space="preserve"> of the regression-and-retrieval decoder (picture naming; </w:t>
                            </w:r>
                            <w:r w:rsidR="00B71609">
                              <w:rPr>
                                <w:rFonts w:hint="eastAsia"/>
                                <w:sz w:val="20"/>
                                <w:szCs w:val="20"/>
                              </w:rPr>
                              <w:t>num_patient=12</w:t>
                            </w:r>
                            <w:r w:rsidRPr="007C2845">
                              <w:rPr>
                                <w:sz w:val="20"/>
                                <w:szCs w:val="20"/>
                              </w:rPr>
                              <w:t xml:space="preserve">). </w:t>
                            </w:r>
                            <w:r w:rsidRPr="00471409">
                              <w:rPr>
                                <w:b/>
                                <w:bCs/>
                                <w:sz w:val="20"/>
                                <w:szCs w:val="20"/>
                              </w:rPr>
                              <w:t>a</w:t>
                            </w:r>
                            <w:r w:rsidRPr="007C2845">
                              <w:rPr>
                                <w:sz w:val="20"/>
                                <w:szCs w:val="20"/>
                              </w:rPr>
                              <w:t xml:space="preserve"> Median percentile rank (rank/N;</w:t>
                            </w:r>
                            <w:r w:rsidR="00471409">
                              <w:rPr>
                                <w:rFonts w:hint="eastAsia"/>
                                <w:sz w:val="20"/>
                                <w:szCs w:val="20"/>
                              </w:rPr>
                              <w:t xml:space="preserve"> </w:t>
                            </w:r>
                            <w:r w:rsidRPr="007C2845">
                              <w:rPr>
                                <w:sz w:val="20"/>
                                <w:szCs w:val="20"/>
                              </w:rPr>
                              <w:t>lower is better) versus gallery size N (200–5000 words); box, interquartile range and median across</w:t>
                            </w:r>
                            <w:r w:rsidR="00471409">
                              <w:rPr>
                                <w:rFonts w:hint="eastAsia"/>
                                <w:sz w:val="20"/>
                                <w:szCs w:val="20"/>
                              </w:rPr>
                              <w:t xml:space="preserve"> </w:t>
                            </w:r>
                            <w:r w:rsidRPr="007C2845">
                              <w:rPr>
                                <w:sz w:val="20"/>
                                <w:szCs w:val="20"/>
                              </w:rPr>
                              <w:t xml:space="preserve">participants; </w:t>
                            </w:r>
                            <w:r w:rsidR="00471409" w:rsidRPr="007C2845">
                              <w:rPr>
                                <w:sz w:val="20"/>
                                <w:szCs w:val="20"/>
                              </w:rPr>
                              <w:t>colored</w:t>
                            </w:r>
                            <w:r w:rsidRPr="007C2845">
                              <w:rPr>
                                <w:sz w:val="20"/>
                                <w:szCs w:val="20"/>
                              </w:rPr>
                              <w:t xml:space="preserve"> points, individual participants; bold black, across-participant mean; stars,</w:t>
                            </w:r>
                            <w:r w:rsidR="00471409">
                              <w:rPr>
                                <w:rFonts w:hint="eastAsia"/>
                                <w:sz w:val="20"/>
                                <w:szCs w:val="20"/>
                              </w:rPr>
                              <w:t xml:space="preserve"> </w:t>
                            </w:r>
                            <w:r w:rsidRPr="007C2845">
                              <w:rPr>
                                <w:sz w:val="20"/>
                                <w:szCs w:val="20"/>
                              </w:rPr>
                              <w:t xml:space="preserve">Wilcoxon signed-rank versus chance per N. </w:t>
                            </w:r>
                            <w:r w:rsidRPr="00471409">
                              <w:rPr>
                                <w:b/>
                                <w:bCs/>
                                <w:sz w:val="20"/>
                                <w:szCs w:val="20"/>
                              </w:rPr>
                              <w:t>b</w:t>
                            </w:r>
                            <w:r w:rsidRPr="007C2845">
                              <w:rPr>
                                <w:sz w:val="20"/>
                                <w:szCs w:val="20"/>
                              </w:rPr>
                              <w:t xml:space="preserve"> Top-k retrieval accuracy versus rank k at N=5000</w:t>
                            </w:r>
                            <w:r w:rsidR="00471409">
                              <w:rPr>
                                <w:rFonts w:hint="eastAsia"/>
                                <w:sz w:val="20"/>
                                <w:szCs w:val="20"/>
                              </w:rPr>
                              <w:t xml:space="preserve"> </w:t>
                            </w:r>
                            <w:r w:rsidRPr="007C2845">
                              <w:rPr>
                                <w:sz w:val="20"/>
                                <w:szCs w:val="20"/>
                              </w:rPr>
                              <w:t>(same box/points/mean convention; log y; dashed, chance k/N; stars, Wilcoxon versus chance per k).</w:t>
                            </w:r>
                            <w:r w:rsidR="00471409">
                              <w:rPr>
                                <w:rFonts w:hint="eastAsia"/>
                                <w:sz w:val="20"/>
                                <w:szCs w:val="20"/>
                              </w:rPr>
                              <w:t xml:space="preserve"> </w:t>
                            </w:r>
                            <w:r w:rsidR="00471409" w:rsidRPr="00471409">
                              <w:rPr>
                                <w:rFonts w:hint="eastAsia"/>
                                <w:b/>
                                <w:bCs/>
                                <w:sz w:val="20"/>
                                <w:szCs w:val="20"/>
                              </w:rPr>
                              <w:t>c</w:t>
                            </w:r>
                            <w:r w:rsidRPr="007C2845">
                              <w:rPr>
                                <w:sz w:val="20"/>
                                <w:szCs w:val="20"/>
                              </w:rPr>
                              <w:t xml:space="preserve"> Median percentile rank at N=5000 for words seen in training (in-vocab) versus words held</w:t>
                            </w:r>
                            <w:r w:rsidR="00471409">
                              <w:rPr>
                                <w:rFonts w:hint="eastAsia"/>
                                <w:sz w:val="20"/>
                                <w:szCs w:val="20"/>
                              </w:rPr>
                              <w:t xml:space="preserve"> </w:t>
                            </w:r>
                            <w:r w:rsidRPr="007C2845">
                              <w:rPr>
                                <w:sz w:val="20"/>
                                <w:szCs w:val="20"/>
                              </w:rPr>
                              <w:t>entirely out of training (held-out, zero-shot; 30% of unique words held out per cross-validation</w:t>
                            </w:r>
                            <w:r w:rsidR="00471409">
                              <w:rPr>
                                <w:rFonts w:hint="eastAsia"/>
                                <w:sz w:val="20"/>
                                <w:szCs w:val="20"/>
                              </w:rPr>
                              <w:t xml:space="preserve"> </w:t>
                            </w:r>
                            <w:r w:rsidRPr="007C2845">
                              <w:rPr>
                                <w:sz w:val="20"/>
                                <w:szCs w:val="20"/>
                              </w:rPr>
                              <w:t>split); box + points across participants; bracket, paired Wilcoxon (in-vocab versus held-out).</w:t>
                            </w:r>
                            <w:r w:rsidR="00471409">
                              <w:rPr>
                                <w:rFonts w:hint="eastAsia"/>
                                <w:sz w:val="20"/>
                                <w:szCs w:val="20"/>
                              </w:rPr>
                              <w:t xml:space="preserve"> </w:t>
                            </w:r>
                            <w:r w:rsidRPr="00471409">
                              <w:rPr>
                                <w:b/>
                                <w:bCs/>
                                <w:sz w:val="20"/>
                                <w:szCs w:val="20"/>
                              </w:rPr>
                              <w:t>d</w:t>
                            </w:r>
                            <w:r w:rsidRPr="007C2845">
                              <w:rPr>
                                <w:sz w:val="20"/>
                                <w:szCs w:val="20"/>
                              </w:rPr>
                              <w:t xml:space="preserve"> Wu–Palmer WordNet similarity between the true word and its top-10 retrieved </w:t>
                            </w:r>
                            <w:r w:rsidR="00471409" w:rsidRPr="007C2845">
                              <w:rPr>
                                <w:sz w:val="20"/>
                                <w:szCs w:val="20"/>
                              </w:rPr>
                              <w:t>neighbors</w:t>
                            </w:r>
                            <w:r w:rsidRPr="007C2845">
                              <w:rPr>
                                <w:sz w:val="20"/>
                                <w:szCs w:val="20"/>
                              </w:rPr>
                              <w:t>, for a</w:t>
                            </w:r>
                            <w:r w:rsidR="00471409">
                              <w:rPr>
                                <w:rFonts w:hint="eastAsia"/>
                                <w:sz w:val="20"/>
                                <w:szCs w:val="20"/>
                              </w:rPr>
                              <w:t xml:space="preserve"> </w:t>
                            </w:r>
                            <w:r w:rsidRPr="007C2845">
                              <w:rPr>
                                <w:sz w:val="20"/>
                                <w:szCs w:val="20"/>
                              </w:rPr>
                              <w:t>matched random-draw null versus the neural retrieval (WordNet grade is independent of the GloVe</w:t>
                            </w:r>
                            <w:r w:rsidR="00471409">
                              <w:rPr>
                                <w:rFonts w:hint="eastAsia"/>
                                <w:sz w:val="20"/>
                                <w:szCs w:val="20"/>
                              </w:rPr>
                              <w:t xml:space="preserve"> </w:t>
                            </w:r>
                            <w:r w:rsidRPr="007C2845">
                              <w:rPr>
                                <w:sz w:val="20"/>
                                <w:szCs w:val="20"/>
                              </w:rPr>
                              <w:t xml:space="preserve">decode target). </w:t>
                            </w:r>
                            <w:r w:rsidRPr="00471409">
                              <w:rPr>
                                <w:b/>
                                <w:bCs/>
                                <w:sz w:val="20"/>
                                <w:szCs w:val="20"/>
                              </w:rPr>
                              <w:t>e</w:t>
                            </w:r>
                            <w:r w:rsidRPr="007C2845">
                              <w:rPr>
                                <w:sz w:val="20"/>
                                <w:szCs w:val="20"/>
                              </w:rPr>
                              <w:t xml:space="preserve"> nDCG@100 of the neural ranking versus the same matched permutation null</w:t>
                            </w:r>
                            <w:r w:rsidR="00471409">
                              <w:rPr>
                                <w:rFonts w:hint="eastAsia"/>
                                <w:sz w:val="20"/>
                                <w:szCs w:val="20"/>
                              </w:rPr>
                              <w:t xml:space="preserve"> </w:t>
                            </w:r>
                            <w:r w:rsidRPr="007C2845">
                              <w:rPr>
                                <w:sz w:val="20"/>
                                <w:szCs w:val="20"/>
                              </w:rPr>
                              <w:t xml:space="preserve">(whole-list semantic </w:t>
                            </w:r>
                            <w:r w:rsidR="00471409" w:rsidRPr="007C2845">
                              <w:rPr>
                                <w:sz w:val="20"/>
                                <w:szCs w:val="20"/>
                              </w:rPr>
                              <w:t>organization</w:t>
                            </w:r>
                            <w:r w:rsidRPr="007C2845">
                              <w:rPr>
                                <w:sz w:val="20"/>
                                <w:szCs w:val="20"/>
                              </w:rPr>
                              <w:t xml:space="preserve"> under the independent grade). </w:t>
                            </w:r>
                            <w:r w:rsidRPr="00471409">
                              <w:rPr>
                                <w:b/>
                                <w:bCs/>
                                <w:sz w:val="20"/>
                                <w:szCs w:val="20"/>
                              </w:rPr>
                              <w:t>d</w:t>
                            </w:r>
                            <w:r w:rsidRPr="007C2845">
                              <w:rPr>
                                <w:sz w:val="20"/>
                                <w:szCs w:val="20"/>
                              </w:rPr>
                              <w:t>,</w:t>
                            </w:r>
                            <w:r w:rsidR="005F57CA">
                              <w:rPr>
                                <w:rFonts w:hint="eastAsia"/>
                                <w:sz w:val="20"/>
                                <w:szCs w:val="20"/>
                              </w:rPr>
                              <w:t xml:space="preserve"> </w:t>
                            </w:r>
                            <w:r w:rsidRPr="00471409">
                              <w:rPr>
                                <w:b/>
                                <w:bCs/>
                                <w:sz w:val="20"/>
                                <w:szCs w:val="20"/>
                              </w:rPr>
                              <w:t>e</w:t>
                            </w:r>
                            <w:r w:rsidRPr="007C2845">
                              <w:rPr>
                                <w:sz w:val="20"/>
                                <w:szCs w:val="20"/>
                              </w:rPr>
                              <w:t>: box + points across</w:t>
                            </w:r>
                            <w:r w:rsidR="00471409">
                              <w:rPr>
                                <w:rFonts w:hint="eastAsia"/>
                                <w:sz w:val="20"/>
                                <w:szCs w:val="20"/>
                              </w:rPr>
                              <w:t xml:space="preserve"> </w:t>
                            </w:r>
                            <w:r w:rsidRPr="007C2845">
                              <w:rPr>
                                <w:sz w:val="20"/>
                                <w:szCs w:val="20"/>
                              </w:rPr>
                              <w:t xml:space="preserve">participants; bracket, group Wilcoxon of the observed-minus-null difference. </w:t>
                            </w:r>
                            <w:r w:rsidRPr="00471409">
                              <w:rPr>
                                <w:b/>
                                <w:bCs/>
                                <w:sz w:val="20"/>
                                <w:szCs w:val="20"/>
                              </w:rPr>
                              <w:t>f</w:t>
                            </w:r>
                            <w:r w:rsidRPr="007C2845">
                              <w:rPr>
                                <w:sz w:val="20"/>
                                <w:szCs w:val="20"/>
                              </w:rPr>
                              <w:t xml:space="preserve"> Two-dimensional</w:t>
                            </w:r>
                            <w:r w:rsidR="00471409">
                              <w:rPr>
                                <w:rFonts w:hint="eastAsia"/>
                                <w:sz w:val="20"/>
                                <w:szCs w:val="20"/>
                              </w:rPr>
                              <w:t xml:space="preserve"> </w:t>
                            </w:r>
                            <w:r w:rsidRPr="007C2845">
                              <w:rPr>
                                <w:sz w:val="20"/>
                                <w:szCs w:val="20"/>
                              </w:rPr>
                              <w:t>MDS (cosine) of a best-participant semantic-</w:t>
                            </w:r>
                            <w:r w:rsidR="00471409" w:rsidRPr="007C2845">
                              <w:rPr>
                                <w:sz w:val="20"/>
                                <w:szCs w:val="20"/>
                              </w:rPr>
                              <w:t>neighborhood</w:t>
                            </w:r>
                            <w:r w:rsidRPr="007C2845">
                              <w:rPr>
                                <w:sz w:val="20"/>
                                <w:szCs w:val="20"/>
                              </w:rPr>
                              <w:t xml:space="preserve"> showcase: for several stimulus words of</w:t>
                            </w:r>
                            <w:r w:rsidR="00471409">
                              <w:rPr>
                                <w:rFonts w:hint="eastAsia"/>
                                <w:sz w:val="20"/>
                                <w:szCs w:val="20"/>
                              </w:rPr>
                              <w:t xml:space="preserve"> </w:t>
                            </w:r>
                            <w:r w:rsidRPr="007C2845">
                              <w:rPr>
                                <w:sz w:val="20"/>
                                <w:szCs w:val="20"/>
                              </w:rPr>
                              <w:t>diverse semantic category, the predicted word (blue, bold; the top-retrieved gallery word at its own</w:t>
                            </w:r>
                            <w:r w:rsidR="00471409">
                              <w:rPr>
                                <w:rFonts w:hint="eastAsia"/>
                                <w:sz w:val="20"/>
                                <w:szCs w:val="20"/>
                              </w:rPr>
                              <w:t xml:space="preserve"> </w:t>
                            </w:r>
                            <w:r w:rsidRPr="007C2845">
                              <w:rPr>
                                <w:sz w:val="20"/>
                                <w:szCs w:val="20"/>
                              </w:rPr>
                              <w:t xml:space="preserve">embedding) is shown beside the ground-truth word (black, bold) and their nearest gallery </w:t>
                            </w:r>
                            <w:r w:rsidR="00471409" w:rsidRPr="007C2845">
                              <w:rPr>
                                <w:sz w:val="20"/>
                                <w:szCs w:val="20"/>
                              </w:rPr>
                              <w:t>neighbors</w:t>
                            </w:r>
                            <w:r w:rsidR="00471409">
                              <w:rPr>
                                <w:rFonts w:hint="eastAsia"/>
                                <w:sz w:val="20"/>
                                <w:szCs w:val="20"/>
                              </w:rPr>
                              <w:t xml:space="preserve"> </w:t>
                            </w:r>
                            <w:r w:rsidRPr="007C2845">
                              <w:rPr>
                                <w:sz w:val="20"/>
                                <w:szCs w:val="20"/>
                              </w:rPr>
                              <w:t xml:space="preserve">(grey); predictions land on the true word and its near-synonyms. </w:t>
                            </w:r>
                            <w:r w:rsidRPr="00471409">
                              <w:rPr>
                                <w:b/>
                                <w:bCs/>
                                <w:sz w:val="20"/>
                                <w:szCs w:val="20"/>
                              </w:rPr>
                              <w:t>a</w:t>
                            </w:r>
                            <w:r w:rsidRPr="007C2845">
                              <w:rPr>
                                <w:sz w:val="20"/>
                                <w:szCs w:val="20"/>
                              </w:rPr>
                              <w:t>–</w:t>
                            </w:r>
                            <w:r w:rsidRPr="00471409">
                              <w:rPr>
                                <w:b/>
                                <w:bCs/>
                                <w:sz w:val="20"/>
                                <w:szCs w:val="20"/>
                              </w:rPr>
                              <w:t>e</w:t>
                            </w:r>
                            <w:r w:rsidRPr="007C2845">
                              <w:rPr>
                                <w:sz w:val="20"/>
                                <w:szCs w:val="20"/>
                              </w:rPr>
                              <w:t xml:space="preserve">: box, </w:t>
                            </w:r>
                            <w:r w:rsidR="00471409" w:rsidRPr="007C2845">
                              <w:rPr>
                                <w:sz w:val="20"/>
                                <w:szCs w:val="20"/>
                              </w:rPr>
                              <w:t>interquartil</w:t>
                            </w:r>
                            <w:r w:rsidR="00471409">
                              <w:rPr>
                                <w:sz w:val="20"/>
                                <w:szCs w:val="20"/>
                              </w:rPr>
                              <w:t>e</w:t>
                            </w:r>
                            <w:r w:rsidR="00471409" w:rsidRPr="007C2845">
                              <w:rPr>
                                <w:sz w:val="20"/>
                                <w:szCs w:val="20"/>
                              </w:rPr>
                              <w:t xml:space="preserve"> range</w:t>
                            </w:r>
                            <w:r w:rsidRPr="007C2845">
                              <w:rPr>
                                <w:sz w:val="20"/>
                                <w:szCs w:val="20"/>
                              </w:rPr>
                              <w:t xml:space="preserve"> and median across participants; </w:t>
                            </w:r>
                            <w:r w:rsidR="00471409" w:rsidRPr="007C2845">
                              <w:rPr>
                                <w:sz w:val="20"/>
                                <w:szCs w:val="20"/>
                              </w:rPr>
                              <w:t>colored</w:t>
                            </w:r>
                            <w:r w:rsidRPr="007C2845">
                              <w:rPr>
                                <w:sz w:val="20"/>
                                <w:szCs w:val="20"/>
                              </w:rPr>
                              <w:t xml:space="preserve"> points, individual participants (one fixed </w:t>
                            </w:r>
                            <w:r w:rsidR="005F57CA" w:rsidRPr="007C2845">
                              <w:rPr>
                                <w:sz w:val="20"/>
                                <w:szCs w:val="20"/>
                              </w:rPr>
                              <w:t>color</w:t>
                            </w:r>
                            <w:r w:rsidRPr="007C2845">
                              <w:rPr>
                                <w:sz w:val="20"/>
                                <w:szCs w:val="20"/>
                              </w:rPr>
                              <w:t xml:space="preserve"> per</w:t>
                            </w:r>
                            <w:r w:rsidR="00471409">
                              <w:rPr>
                                <w:rFonts w:hint="eastAsia"/>
                                <w:sz w:val="20"/>
                                <w:szCs w:val="20"/>
                              </w:rPr>
                              <w:t xml:space="preserve"> </w:t>
                            </w:r>
                            <w:r w:rsidRPr="007C2845">
                              <w:rPr>
                                <w:sz w:val="20"/>
                                <w:szCs w:val="20"/>
                              </w:rPr>
                              <w:t>participant); bold black, across-participant mean; dashed grey, chance. Group tests are Wilcoxon</w:t>
                            </w:r>
                            <w:r w:rsidR="00471409">
                              <w:rPr>
                                <w:rFonts w:hint="eastAsia"/>
                                <w:sz w:val="20"/>
                                <w:szCs w:val="20"/>
                              </w:rPr>
                              <w:t xml:space="preserve"> </w:t>
                            </w:r>
                            <w:r w:rsidRPr="007C2845">
                              <w:rPr>
                                <w:sz w:val="20"/>
                                <w:szCs w:val="20"/>
                              </w:rPr>
                              <w:t xml:space="preserve">signed-rank (see Results). Participants identified by display ID (NUEx###). </w:t>
                            </w:r>
                            <w:r w:rsidRPr="00471409">
                              <w:rPr>
                                <w:b/>
                                <w:bCs/>
                                <w:sz w:val="20"/>
                                <w:szCs w:val="20"/>
                              </w:rPr>
                              <w:t>a</w:t>
                            </w:r>
                            <w:r w:rsidRPr="007C2845">
                              <w:rPr>
                                <w:sz w:val="20"/>
                                <w:szCs w:val="20"/>
                              </w:rPr>
                              <w:t>–</w:t>
                            </w:r>
                            <w:r w:rsidRPr="00471409">
                              <w:rPr>
                                <w:b/>
                                <w:bCs/>
                                <w:sz w:val="20"/>
                                <w:szCs w:val="20"/>
                              </w:rPr>
                              <w:t>f</w:t>
                            </w:r>
                            <w:r w:rsidRPr="007C2845">
                              <w:rPr>
                                <w:sz w:val="20"/>
                                <w:szCs w:val="20"/>
                              </w:rPr>
                              <w:t xml:space="preserve"> </w:t>
                            </w:r>
                            <w:r w:rsidR="00471409">
                              <w:rPr>
                                <w:rFonts w:hint="eastAsia"/>
                                <w:sz w:val="20"/>
                                <w:szCs w:val="20"/>
                              </w:rPr>
                              <w:t>num_patient=12</w:t>
                            </w:r>
                            <w:r w:rsidRPr="007C2845">
                              <w:rPr>
                                <w:sz w:val="20"/>
                                <w:szCs w:val="20"/>
                              </w:rPr>
                              <w:t>.</w:t>
                            </w:r>
                            <w:r w:rsidR="00471409">
                              <w:rPr>
                                <w:rFonts w:hint="eastAsia"/>
                                <w:sz w:val="20"/>
                                <w:szCs w:val="20"/>
                              </w:rPr>
                              <w:t xml:space="preserve"> </w:t>
                            </w:r>
                            <w:r w:rsidRPr="007C2845">
                              <w:rPr>
                                <w:sz w:val="20"/>
                                <w:szCs w:val="20"/>
                              </w:rPr>
                              <w:t>Supplements: S1, per-participant held-out per-trial percentile distributions across N; S2,</w:t>
                            </w:r>
                            <w:r w:rsidR="00471409">
                              <w:rPr>
                                <w:rFonts w:hint="eastAsia"/>
                                <w:sz w:val="20"/>
                                <w:szCs w:val="20"/>
                              </w:rPr>
                              <w:t xml:space="preserve"> </w:t>
                            </w:r>
                            <w:r w:rsidRPr="007C2845">
                              <w:rPr>
                                <w:sz w:val="20"/>
                                <w:szCs w:val="20"/>
                              </w:rPr>
                              <w:t>qualitative best-case retrievals; S3–S4, semantic-</w:t>
                            </w:r>
                            <w:r w:rsidR="005F57CA" w:rsidRPr="007C2845">
                              <w:rPr>
                                <w:sz w:val="20"/>
                                <w:szCs w:val="20"/>
                              </w:rPr>
                              <w:t>neighborhood</w:t>
                            </w:r>
                            <w:r w:rsidRPr="007C2845">
                              <w:rPr>
                                <w:sz w:val="20"/>
                                <w:szCs w:val="20"/>
                              </w:rPr>
                              <w:t xml:space="preserve"> showcases for three further</w:t>
                            </w:r>
                            <w:r w:rsidR="00471409">
                              <w:rPr>
                                <w:rFonts w:hint="eastAsia"/>
                                <w:sz w:val="20"/>
                                <w:szCs w:val="20"/>
                              </w:rPr>
                              <w:t xml:space="preserve"> </w:t>
                            </w:r>
                            <w:r w:rsidRPr="007C2845">
                              <w:rPr>
                                <w:sz w:val="20"/>
                                <w:szCs w:val="20"/>
                              </w:rPr>
                              <w:t>participants (S3: NUEx031, NUEx041; S4: NUEx036).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2E1D909" id="_x0000_s1029" type="#_x0000_t202" style="position:absolute;left:0;text-align:left;margin-left:-25pt;margin-top:0;width:501.1pt;height:110.6pt;z-index:25165824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">
                <v:textbox style="mso-fit-shape-to-text:t">
                  <w:txbxContent>
                    <w:p w14:paraId="6F08F544" w14:textId="566CB85F" w:rsidR="00BC5803" w:rsidRPr="007C2845" w:rsidRDefault="007C2845" w:rsidP="007C2845">
                      <w:pPr>
                        <w:spacing w:after="0" w:line="240" w:lineRule="auto"/>
                        <w:rPr>
                          <w:sz w:val="20"/>
                          <w:szCs w:val="20"/>
                        </w:rPr>
                      </w:pPr>
                      <w:r w:rsidRPr="007C2845">
                        <w:rPr>
                          <w:rFonts w:hint="eastAsia"/>
                          <w:b/>
                          <w:bCs/>
                          <w:sz w:val="20"/>
                          <w:szCs w:val="20"/>
                        </w:rPr>
                        <w:t xml:space="preserve">Figure </w:t>
                      </w:r>
                      <w:r w:rsidR="008132B6" w:rsidRPr="007C2845">
                        <w:rPr>
                          <w:b/>
                          <w:bCs/>
                          <w:sz w:val="20"/>
                          <w:szCs w:val="20"/>
                        </w:rPr>
                        <w:t>Extendibility</w:t>
                      </w:r>
                      <w:r>
                        <w:rPr>
                          <w:rFonts w:hint="eastAsia"/>
                          <w:sz w:val="20"/>
                          <w:szCs w:val="20"/>
                        </w:rPr>
                        <w:t xml:space="preserve"> </w:t>
                      </w:r>
                      <w:r w:rsidR="008132B6" w:rsidRPr="007C2845">
                        <w:rPr>
                          <w:sz w:val="20"/>
                          <w:szCs w:val="20"/>
                        </w:rPr>
                        <w:t>Extendibility</w:t>
                      </w:r>
                      <w:r w:rsidRPr="007C2845">
                        <w:rPr>
                          <w:sz w:val="20"/>
                          <w:szCs w:val="20"/>
                        </w:rPr>
                        <w:t xml:space="preserve"> of the regression-and-retrieval decoder (picture naming; </w:t>
                      </w:r>
                      <w:r w:rsidR="00B71609">
                        <w:rPr>
                          <w:rFonts w:hint="eastAsia"/>
                          <w:sz w:val="20"/>
                          <w:szCs w:val="20"/>
                        </w:rPr>
                        <w:t>num_patient=12</w:t>
                      </w:r>
                      <w:r w:rsidRPr="007C2845">
                        <w:rPr>
                          <w:sz w:val="20"/>
                          <w:szCs w:val="20"/>
                        </w:rPr>
                        <w:t xml:space="preserve">). </w:t>
                      </w:r>
                      <w:r w:rsidRPr="00471409">
                        <w:rPr>
                          <w:b/>
                          <w:bCs/>
                          <w:sz w:val="20"/>
                          <w:szCs w:val="20"/>
                        </w:rPr>
                        <w:t>a</w:t>
                      </w:r>
                      <w:r w:rsidRPr="007C2845">
                        <w:rPr>
                          <w:sz w:val="20"/>
                          <w:szCs w:val="20"/>
                        </w:rPr>
                        <w:t xml:space="preserve"> Median percentile rank (rank/N;</w:t>
                      </w:r>
                      <w:r w:rsidR="00471409">
                        <w:rPr>
                          <w:rFonts w:hint="eastAsia"/>
                          <w:sz w:val="20"/>
                          <w:szCs w:val="20"/>
                        </w:rPr>
                        <w:t xml:space="preserve"> </w:t>
                      </w:r>
                      <w:r w:rsidRPr="007C2845">
                        <w:rPr>
                          <w:sz w:val="20"/>
                          <w:szCs w:val="20"/>
                        </w:rPr>
                        <w:t>lower is better) versus gallery size N (200–5000 words); box, interquartile range and median across</w:t>
                      </w:r>
                      <w:r w:rsidR="00471409">
                        <w:rPr>
                          <w:rFonts w:hint="eastAsia"/>
                          <w:sz w:val="20"/>
                          <w:szCs w:val="20"/>
                        </w:rPr>
                        <w:t xml:space="preserve"> </w:t>
                      </w:r>
                      <w:r w:rsidRPr="007C2845">
                        <w:rPr>
                          <w:sz w:val="20"/>
                          <w:szCs w:val="20"/>
                        </w:rPr>
                        <w:t xml:space="preserve">participants; </w:t>
                      </w:r>
                      <w:r w:rsidR="00471409" w:rsidRPr="007C2845">
                        <w:rPr>
                          <w:sz w:val="20"/>
                          <w:szCs w:val="20"/>
                        </w:rPr>
                        <w:t>colored</w:t>
                      </w:r>
                      <w:r w:rsidRPr="007C2845">
                        <w:rPr>
                          <w:sz w:val="20"/>
                          <w:szCs w:val="20"/>
                        </w:rPr>
                        <w:t xml:space="preserve"> points, individual participants; bold black, across-participant mean; stars,</w:t>
                      </w:r>
                      <w:r w:rsidR="00471409">
                        <w:rPr>
                          <w:rFonts w:hint="eastAsia"/>
                          <w:sz w:val="20"/>
                          <w:szCs w:val="20"/>
                        </w:rPr>
                        <w:t xml:space="preserve"> </w:t>
                      </w:r>
                      <w:r w:rsidRPr="007C2845">
                        <w:rPr>
                          <w:sz w:val="20"/>
                          <w:szCs w:val="20"/>
                        </w:rPr>
                        <w:t xml:space="preserve">Wilcoxon signed-rank versus chance per N. </w:t>
                      </w:r>
                      <w:r w:rsidRPr="00471409">
                        <w:rPr>
                          <w:b/>
                          <w:bCs/>
                          <w:sz w:val="20"/>
                          <w:szCs w:val="20"/>
                        </w:rPr>
                        <w:t>b</w:t>
                      </w:r>
                      <w:r w:rsidRPr="007C2845">
                        <w:rPr>
                          <w:sz w:val="20"/>
                          <w:szCs w:val="20"/>
                        </w:rPr>
                        <w:t xml:space="preserve"> Top-k retrieval accuracy versus rank k at N=5000</w:t>
                      </w:r>
                      <w:r w:rsidR="00471409">
                        <w:rPr>
                          <w:rFonts w:hint="eastAsia"/>
                          <w:sz w:val="20"/>
                          <w:szCs w:val="20"/>
                        </w:rPr>
                        <w:t xml:space="preserve"> </w:t>
                      </w:r>
                      <w:r w:rsidRPr="007C2845">
                        <w:rPr>
                          <w:sz w:val="20"/>
                          <w:szCs w:val="20"/>
                        </w:rPr>
                        <w:t>(same box/points/mean convention; log y; dashed, chance k/N; stars, Wilcoxon versus chance per k).</w:t>
                      </w:r>
                      <w:r w:rsidR="00471409">
                        <w:rPr>
                          <w:rFonts w:hint="eastAsia"/>
                          <w:sz w:val="20"/>
                          <w:szCs w:val="20"/>
                        </w:rPr>
                        <w:t xml:space="preserve"> </w:t>
                      </w:r>
                      <w:r w:rsidR="00471409" w:rsidRPr="00471409">
                        <w:rPr>
                          <w:rFonts w:hint="eastAsia"/>
                          <w:b/>
                          <w:bCs/>
                          <w:sz w:val="20"/>
                          <w:szCs w:val="20"/>
                        </w:rPr>
                        <w:t>c</w:t>
                      </w:r>
                      <w:r w:rsidRPr="007C2845">
                        <w:rPr>
                          <w:sz w:val="20"/>
                          <w:szCs w:val="20"/>
                        </w:rPr>
                        <w:t xml:space="preserve"> Median percentile rank at N=5000 for words seen in training (in-vocab) versus words held</w:t>
                      </w:r>
                      <w:r w:rsidR="00471409">
                        <w:rPr>
                          <w:rFonts w:hint="eastAsia"/>
                          <w:sz w:val="20"/>
                          <w:szCs w:val="20"/>
                        </w:rPr>
                        <w:t xml:space="preserve"> </w:t>
                      </w:r>
                      <w:r w:rsidRPr="007C2845">
                        <w:rPr>
                          <w:sz w:val="20"/>
                          <w:szCs w:val="20"/>
                        </w:rPr>
                        <w:t>entirely out of training (held-out, zero-shot; 30% of unique words held out per cross-validation</w:t>
                      </w:r>
                      <w:r w:rsidR="00471409">
                        <w:rPr>
                          <w:rFonts w:hint="eastAsia"/>
                          <w:sz w:val="20"/>
                          <w:szCs w:val="20"/>
                        </w:rPr>
                        <w:t xml:space="preserve"> </w:t>
                      </w:r>
                      <w:r w:rsidRPr="007C2845">
                        <w:rPr>
                          <w:sz w:val="20"/>
                          <w:szCs w:val="20"/>
                        </w:rPr>
                        <w:t>split); box + points across participants; bracket, paired Wilcoxon (in-vocab versus held-out).</w:t>
                      </w:r>
                      <w:r w:rsidR="00471409">
                        <w:rPr>
                          <w:rFonts w:hint="eastAsia"/>
                          <w:sz w:val="20"/>
                          <w:szCs w:val="20"/>
                        </w:rPr>
                        <w:t xml:space="preserve"> </w:t>
                      </w:r>
                      <w:r w:rsidRPr="00471409">
                        <w:rPr>
                          <w:b/>
                          <w:bCs/>
                          <w:sz w:val="20"/>
                          <w:szCs w:val="20"/>
                        </w:rPr>
                        <w:t>d</w:t>
                      </w:r>
                      <w:r w:rsidRPr="007C2845">
                        <w:rPr>
                          <w:sz w:val="20"/>
                          <w:szCs w:val="20"/>
                        </w:rPr>
                        <w:t xml:space="preserve"> Wu–Palmer WordNet similarity between the true word and its top-10 retrieved </w:t>
                      </w:r>
                      <w:r w:rsidR="00471409" w:rsidRPr="007C2845">
                        <w:rPr>
                          <w:sz w:val="20"/>
                          <w:szCs w:val="20"/>
                        </w:rPr>
                        <w:t>neighbors</w:t>
                      </w:r>
                      <w:r w:rsidRPr="007C2845">
                        <w:rPr>
                          <w:sz w:val="20"/>
                          <w:szCs w:val="20"/>
                        </w:rPr>
                        <w:t>, for a</w:t>
                      </w:r>
                      <w:r w:rsidR="00471409">
                        <w:rPr>
                          <w:rFonts w:hint="eastAsia"/>
                          <w:sz w:val="20"/>
                          <w:szCs w:val="20"/>
                        </w:rPr>
                        <w:t xml:space="preserve"> </w:t>
                      </w:r>
                      <w:r w:rsidRPr="007C2845">
                        <w:rPr>
                          <w:sz w:val="20"/>
                          <w:szCs w:val="20"/>
                        </w:rPr>
                        <w:t>matched random-draw null versus the neural retrieval (WordNet grade is independent of the GloVe</w:t>
                      </w:r>
                      <w:r w:rsidR="00471409">
                        <w:rPr>
                          <w:rFonts w:hint="eastAsia"/>
                          <w:sz w:val="20"/>
                          <w:szCs w:val="20"/>
                        </w:rPr>
                        <w:t xml:space="preserve"> </w:t>
                      </w:r>
                      <w:r w:rsidRPr="007C2845">
                        <w:rPr>
                          <w:sz w:val="20"/>
                          <w:szCs w:val="20"/>
                        </w:rPr>
                        <w:t xml:space="preserve">decode target). </w:t>
                      </w:r>
                      <w:r w:rsidRPr="00471409">
                        <w:rPr>
                          <w:b/>
                          <w:bCs/>
                          <w:sz w:val="20"/>
                          <w:szCs w:val="20"/>
                        </w:rPr>
                        <w:t>e</w:t>
                      </w:r>
                      <w:r w:rsidRPr="007C2845">
                        <w:rPr>
                          <w:sz w:val="20"/>
                          <w:szCs w:val="20"/>
                        </w:rPr>
                        <w:t xml:space="preserve"> nDCG@100 of the neural ranking versus the same matched permutation null</w:t>
                      </w:r>
                      <w:r w:rsidR="00471409">
                        <w:rPr>
                          <w:rFonts w:hint="eastAsia"/>
                          <w:sz w:val="20"/>
                          <w:szCs w:val="20"/>
                        </w:rPr>
                        <w:t xml:space="preserve"> </w:t>
                      </w:r>
                      <w:r w:rsidRPr="007C2845">
                        <w:rPr>
                          <w:sz w:val="20"/>
                          <w:szCs w:val="20"/>
                        </w:rPr>
                        <w:t xml:space="preserve">(whole-list semantic </w:t>
                      </w:r>
                      <w:r w:rsidR="00471409" w:rsidRPr="007C2845">
                        <w:rPr>
                          <w:sz w:val="20"/>
                          <w:szCs w:val="20"/>
                        </w:rPr>
                        <w:t>organization</w:t>
                      </w:r>
                      <w:r w:rsidRPr="007C2845">
                        <w:rPr>
                          <w:sz w:val="20"/>
                          <w:szCs w:val="20"/>
                        </w:rPr>
                        <w:t xml:space="preserve"> under the independent grade). </w:t>
                      </w:r>
                      <w:r w:rsidRPr="00471409">
                        <w:rPr>
                          <w:b/>
                          <w:bCs/>
                          <w:sz w:val="20"/>
                          <w:szCs w:val="20"/>
                        </w:rPr>
                        <w:t>d</w:t>
                      </w:r>
                      <w:r w:rsidRPr="007C2845">
                        <w:rPr>
                          <w:sz w:val="20"/>
                          <w:szCs w:val="20"/>
                        </w:rPr>
                        <w:t>,</w:t>
                      </w:r>
                      <w:r w:rsidR="005F57CA">
                        <w:rPr>
                          <w:rFonts w:hint="eastAsia"/>
                          <w:sz w:val="20"/>
                          <w:szCs w:val="20"/>
                        </w:rPr>
                        <w:t xml:space="preserve"> </w:t>
                      </w:r>
                      <w:r w:rsidRPr="00471409">
                        <w:rPr>
                          <w:b/>
                          <w:bCs/>
                          <w:sz w:val="20"/>
                          <w:szCs w:val="20"/>
                        </w:rPr>
                        <w:t>e</w:t>
                      </w:r>
                      <w:r w:rsidRPr="007C2845">
                        <w:rPr>
                          <w:sz w:val="20"/>
                          <w:szCs w:val="20"/>
                        </w:rPr>
                        <w:t>: box + points across</w:t>
                      </w:r>
                      <w:r w:rsidR="00471409">
                        <w:rPr>
                          <w:rFonts w:hint="eastAsia"/>
                          <w:sz w:val="20"/>
                          <w:szCs w:val="20"/>
                        </w:rPr>
                        <w:t xml:space="preserve"> </w:t>
                      </w:r>
                      <w:r w:rsidRPr="007C2845">
                        <w:rPr>
                          <w:sz w:val="20"/>
                          <w:szCs w:val="20"/>
                        </w:rPr>
                        <w:t xml:space="preserve">participants; bracket, group Wilcoxon of the observed-minus-null difference. </w:t>
                      </w:r>
                      <w:r w:rsidRPr="00471409">
                        <w:rPr>
                          <w:b/>
                          <w:bCs/>
                          <w:sz w:val="20"/>
                          <w:szCs w:val="20"/>
                        </w:rPr>
                        <w:t>f</w:t>
                      </w:r>
                      <w:r w:rsidRPr="007C2845">
                        <w:rPr>
                          <w:sz w:val="20"/>
                          <w:szCs w:val="20"/>
                        </w:rPr>
                        <w:t xml:space="preserve"> Two-dimensional</w:t>
                      </w:r>
                      <w:r w:rsidR="00471409">
                        <w:rPr>
                          <w:rFonts w:hint="eastAsia"/>
                          <w:sz w:val="20"/>
                          <w:szCs w:val="20"/>
                        </w:rPr>
                        <w:t xml:space="preserve"> </w:t>
                      </w:r>
                      <w:r w:rsidRPr="007C2845">
                        <w:rPr>
                          <w:sz w:val="20"/>
                          <w:szCs w:val="20"/>
                        </w:rPr>
                        <w:t>MDS (cosine) of a best-participant semantic-</w:t>
                      </w:r>
                      <w:r w:rsidR="00471409" w:rsidRPr="007C2845">
                        <w:rPr>
                          <w:sz w:val="20"/>
                          <w:szCs w:val="20"/>
                        </w:rPr>
                        <w:t>neighborhood</w:t>
                      </w:r>
                      <w:r w:rsidRPr="007C2845">
                        <w:rPr>
                          <w:sz w:val="20"/>
                          <w:szCs w:val="20"/>
                        </w:rPr>
                        <w:t xml:space="preserve"> showcase: for several stimulus words of</w:t>
                      </w:r>
                      <w:r w:rsidR="00471409">
                        <w:rPr>
                          <w:rFonts w:hint="eastAsia"/>
                          <w:sz w:val="20"/>
                          <w:szCs w:val="20"/>
                        </w:rPr>
                        <w:t xml:space="preserve"> </w:t>
                      </w:r>
                      <w:r w:rsidRPr="007C2845">
                        <w:rPr>
                          <w:sz w:val="20"/>
                          <w:szCs w:val="20"/>
                        </w:rPr>
                        <w:t>diverse semantic category, the predicted word (blue, bold; the top-retrieved gallery word at its own</w:t>
                      </w:r>
                      <w:r w:rsidR="00471409">
                        <w:rPr>
                          <w:rFonts w:hint="eastAsia"/>
                          <w:sz w:val="20"/>
                          <w:szCs w:val="20"/>
                        </w:rPr>
                        <w:t xml:space="preserve"> </w:t>
                      </w:r>
                      <w:r w:rsidRPr="007C2845">
                        <w:rPr>
                          <w:sz w:val="20"/>
                          <w:szCs w:val="20"/>
                        </w:rPr>
                        <w:t xml:space="preserve">embedding) is shown beside the ground-truth word (black, bold) and their nearest gallery </w:t>
                      </w:r>
                      <w:r w:rsidR="00471409" w:rsidRPr="007C2845">
                        <w:rPr>
                          <w:sz w:val="20"/>
                          <w:szCs w:val="20"/>
                        </w:rPr>
                        <w:t>neighbors</w:t>
                      </w:r>
                      <w:r w:rsidR="00471409">
                        <w:rPr>
                          <w:rFonts w:hint="eastAsia"/>
                          <w:sz w:val="20"/>
                          <w:szCs w:val="20"/>
                        </w:rPr>
                        <w:t xml:space="preserve"> </w:t>
                      </w:r>
                      <w:r w:rsidRPr="007C2845">
                        <w:rPr>
                          <w:sz w:val="20"/>
                          <w:szCs w:val="20"/>
                        </w:rPr>
                        <w:t xml:space="preserve">(grey); predictions land on the true word and its near-synonyms. </w:t>
                      </w:r>
                      <w:r w:rsidRPr="00471409">
                        <w:rPr>
                          <w:b/>
                          <w:bCs/>
                          <w:sz w:val="20"/>
                          <w:szCs w:val="20"/>
                        </w:rPr>
                        <w:t>a</w:t>
                      </w:r>
                      <w:r w:rsidRPr="007C2845">
                        <w:rPr>
                          <w:sz w:val="20"/>
                          <w:szCs w:val="20"/>
                        </w:rPr>
                        <w:t>–</w:t>
                      </w:r>
                      <w:r w:rsidRPr="00471409">
                        <w:rPr>
                          <w:b/>
                          <w:bCs/>
                          <w:sz w:val="20"/>
                          <w:szCs w:val="20"/>
                        </w:rPr>
                        <w:t>e</w:t>
                      </w:r>
                      <w:r w:rsidRPr="007C2845">
                        <w:rPr>
                          <w:sz w:val="20"/>
                          <w:szCs w:val="20"/>
                        </w:rPr>
                        <w:t xml:space="preserve">: box, </w:t>
                      </w:r>
                      <w:r w:rsidR="00471409" w:rsidRPr="007C2845">
                        <w:rPr>
                          <w:sz w:val="20"/>
                          <w:szCs w:val="20"/>
                        </w:rPr>
                        <w:t>interquartil</w:t>
                      </w:r>
                      <w:r w:rsidR="00471409">
                        <w:rPr>
                          <w:sz w:val="20"/>
                          <w:szCs w:val="20"/>
                        </w:rPr>
                        <w:t>e</w:t>
                      </w:r>
                      <w:r w:rsidR="00471409" w:rsidRPr="007C2845">
                        <w:rPr>
                          <w:sz w:val="20"/>
                          <w:szCs w:val="20"/>
                        </w:rPr>
                        <w:t xml:space="preserve"> range</w:t>
                      </w:r>
                      <w:r w:rsidRPr="007C2845">
                        <w:rPr>
                          <w:sz w:val="20"/>
                          <w:szCs w:val="20"/>
                        </w:rPr>
                        <w:t xml:space="preserve"> and median across participants; </w:t>
                      </w:r>
                      <w:r w:rsidR="00471409" w:rsidRPr="007C2845">
                        <w:rPr>
                          <w:sz w:val="20"/>
                          <w:szCs w:val="20"/>
                        </w:rPr>
                        <w:t>colored</w:t>
                      </w:r>
                      <w:r w:rsidRPr="007C2845">
                        <w:rPr>
                          <w:sz w:val="20"/>
                          <w:szCs w:val="20"/>
                        </w:rPr>
                        <w:t xml:space="preserve"> points, individual participants (one fixed </w:t>
                      </w:r>
                      <w:r w:rsidR="005F57CA" w:rsidRPr="007C2845">
                        <w:rPr>
                          <w:sz w:val="20"/>
                          <w:szCs w:val="20"/>
                        </w:rPr>
                        <w:t>color</w:t>
                      </w:r>
                      <w:r w:rsidRPr="007C2845">
                        <w:rPr>
                          <w:sz w:val="20"/>
                          <w:szCs w:val="20"/>
                        </w:rPr>
                        <w:t xml:space="preserve"> per</w:t>
                      </w:r>
                      <w:r w:rsidR="00471409">
                        <w:rPr>
                          <w:rFonts w:hint="eastAsia"/>
                          <w:sz w:val="20"/>
                          <w:szCs w:val="20"/>
                        </w:rPr>
                        <w:t xml:space="preserve"> </w:t>
                      </w:r>
                      <w:r w:rsidRPr="007C2845">
                        <w:rPr>
                          <w:sz w:val="20"/>
                          <w:szCs w:val="20"/>
                        </w:rPr>
                        <w:t>participant); bold black, across-participant mean; dashed grey, chance. Group tests are Wilcoxon</w:t>
                      </w:r>
                      <w:r w:rsidR="00471409">
                        <w:rPr>
                          <w:rFonts w:hint="eastAsia"/>
                          <w:sz w:val="20"/>
                          <w:szCs w:val="20"/>
                        </w:rPr>
                        <w:t xml:space="preserve"> </w:t>
                      </w:r>
                      <w:r w:rsidRPr="007C2845">
                        <w:rPr>
                          <w:sz w:val="20"/>
                          <w:szCs w:val="20"/>
                        </w:rPr>
                        <w:t xml:space="preserve">signed-rank (see Results). Participants identified by display ID (NUEx###). </w:t>
                      </w:r>
                      <w:r w:rsidRPr="00471409">
                        <w:rPr>
                          <w:b/>
                          <w:bCs/>
                          <w:sz w:val="20"/>
                          <w:szCs w:val="20"/>
                        </w:rPr>
                        <w:t>a</w:t>
                      </w:r>
                      <w:r w:rsidRPr="007C2845">
                        <w:rPr>
                          <w:sz w:val="20"/>
                          <w:szCs w:val="20"/>
                        </w:rPr>
                        <w:t>–</w:t>
                      </w:r>
                      <w:r w:rsidRPr="00471409">
                        <w:rPr>
                          <w:b/>
                          <w:bCs/>
                          <w:sz w:val="20"/>
                          <w:szCs w:val="20"/>
                        </w:rPr>
                        <w:t>f</w:t>
                      </w:r>
                      <w:r w:rsidRPr="007C2845">
                        <w:rPr>
                          <w:sz w:val="20"/>
                          <w:szCs w:val="20"/>
                        </w:rPr>
                        <w:t xml:space="preserve"> </w:t>
                      </w:r>
                      <w:r w:rsidR="00471409">
                        <w:rPr>
                          <w:rFonts w:hint="eastAsia"/>
                          <w:sz w:val="20"/>
                          <w:szCs w:val="20"/>
                        </w:rPr>
                        <w:t>num_patient=12</w:t>
                      </w:r>
                      <w:r w:rsidRPr="007C2845">
                        <w:rPr>
                          <w:sz w:val="20"/>
                          <w:szCs w:val="20"/>
                        </w:rPr>
                        <w:t>.</w:t>
                      </w:r>
                      <w:r w:rsidR="00471409">
                        <w:rPr>
                          <w:rFonts w:hint="eastAsia"/>
                          <w:sz w:val="20"/>
                          <w:szCs w:val="20"/>
                        </w:rPr>
                        <w:t xml:space="preserve"> </w:t>
                      </w:r>
                      <w:r w:rsidRPr="007C2845">
                        <w:rPr>
                          <w:sz w:val="20"/>
                          <w:szCs w:val="20"/>
                        </w:rPr>
                        <w:t>Supplements: S1, per-participant held-out per-trial percentile distributions across N; S2,</w:t>
                      </w:r>
                      <w:r w:rsidR="00471409">
                        <w:rPr>
                          <w:rFonts w:hint="eastAsia"/>
                          <w:sz w:val="20"/>
                          <w:szCs w:val="20"/>
                        </w:rPr>
                        <w:t xml:space="preserve"> </w:t>
                      </w:r>
                      <w:r w:rsidRPr="007C2845">
                        <w:rPr>
                          <w:sz w:val="20"/>
                          <w:szCs w:val="20"/>
                        </w:rPr>
                        <w:t>qualitative best-case retrievals; S3–S4, semantic-</w:t>
                      </w:r>
                      <w:r w:rsidR="005F57CA" w:rsidRPr="007C2845">
                        <w:rPr>
                          <w:sz w:val="20"/>
                          <w:szCs w:val="20"/>
                        </w:rPr>
                        <w:t>neighborhood</w:t>
                      </w:r>
                      <w:r w:rsidRPr="007C2845">
                        <w:rPr>
                          <w:sz w:val="20"/>
                          <w:szCs w:val="20"/>
                        </w:rPr>
                        <w:t xml:space="preserve"> showcases for three further</w:t>
                      </w:r>
                      <w:r w:rsidR="00471409">
                        <w:rPr>
                          <w:rFonts w:hint="eastAsia"/>
                          <w:sz w:val="20"/>
                          <w:szCs w:val="20"/>
                        </w:rPr>
                        <w:t xml:space="preserve"> </w:t>
                      </w:r>
                      <w:r w:rsidRPr="007C2845">
                        <w:rPr>
                          <w:sz w:val="20"/>
                          <w:szCs w:val="20"/>
                        </w:rPr>
                        <w:t>participants (S3: NUEx031, NUEx041; S4: NUEx036).</w:t>
                      </w:r>
                    </w:p>
                  </w:txbxContent>
                </v:textbox>
                <w10:wrap type="topAndBottom" anchorx="margin"/>
              </v:shape>
            </w:pict>
          </mc:Fallback>
        </mc:AlternateContent>
      </w:r>
      <w:r>
        <w:rPr>
          <w:rFonts w:hint="eastAsia"/>
        </w:rPr>
        <w:t xml:space="preserve"> </w:t>
      </w:r>
    </w:p>
    <w:p w14:paraId="14F1F2DC" w14:textId="63B8C493" w:rsidR="003C152E" w:rsidRPr="002007BB" w:rsidRDefault="003C152E" w:rsidP="004743FA">
      <w:pPr>
        <w:pStyle w:val="Heading2"/>
        <w:rPr>
          <w:lang w:eastAsia="ja-JP"/>
        </w:rPr>
      </w:pPr>
      <w:r w:rsidRPr="002007BB">
        <w:rPr>
          <w:lang w:eastAsia="ja-JP"/>
        </w:rPr>
        <w:t>A single decoder co-trained on both tasks generalizes across modalities</w:t>
      </w:r>
    </w:p>
    <w:p w14:paraId="2B7FDBFE" w14:textId="6FF77D77" w:rsidR="003C152E" w:rsidRDefault="003C152E" w:rsidP="0099776F">
      <w:pPr>
        <w:rPr>
          <w:lang w:eastAsia="ja-JP"/>
        </w:rPr>
      </w:pPr>
      <w:r w:rsidRPr="00735A0B">
        <w:rPr>
          <w:lang w:eastAsia="ja-JP"/>
        </w:rPr>
        <w:t xml:space="preserve">We next asked whether one decoder could serve both speech tasks. For each participant who performed picture and auditory naming, we pooled the trials of both tasks and trained a single kernel-PLS semantic regressor; </w:t>
      </w:r>
      <w:commentRangeStart w:id="6"/>
      <w:r w:rsidRPr="00735A0B">
        <w:rPr>
          <w:lang w:eastAsia="ja-JP"/>
        </w:rPr>
        <w:t>because picture naming trials greatly outnumbered auditory-naming trials, the auditory trials were upsampled so that the two tasks contributed equally to the pooled training set (Methods).</w:t>
      </w:r>
      <w:commentRangeEnd w:id="6"/>
      <w:r w:rsidR="009E589A" w:rsidRPr="00735A0B">
        <w:rPr>
          <w:rStyle w:val="CommentReference"/>
          <w:sz w:val="22"/>
          <w:szCs w:val="22"/>
          <w:lang w:eastAsia="ja-JP"/>
        </w:rPr>
        <w:commentReference w:id="6"/>
      </w:r>
      <w:r w:rsidRPr="00735A0B">
        <w:rPr>
          <w:lang w:eastAsia="ja-JP"/>
        </w:rPr>
        <w:t xml:space="preserve"> The co-trained decoder performed above chance on held-out trials of both tasks (category-independent balanced accuracy: picture 0.241 ± 0.015, auditory 0.251 ± 0.015; chance 0.167; n = 6), retaining the large majority of each task-specific decoder's accuracy (picture, 78%; auditory, 87% of the within-task ceiling; Fig. R3a, Table R1). A single model can therefore decode semantic category from either modality without task-specific retraining, at modest cost relative to bespoke per-task decoders. Interrogating the co-trained model further localized the signal: the PLS variable-importance-in-projection (VIP) score assigns each electrode a weight reflecting its contribution to the shared semantic mapping, and roughly one third of electrodes per participant exceeded average importance (VIP &gt; 1), forming a sparse set of high-importance, task-general electrodes (e.g., </w:t>
      </w:r>
      <w:commentRangeStart w:id="7"/>
      <w:r w:rsidRPr="00735A0B">
        <w:rPr>
          <w:lang w:eastAsia="ja-JP"/>
        </w:rPr>
        <w:t>participant RB: V2, V3, V4</w:t>
      </w:r>
      <w:commentRangeEnd w:id="7"/>
      <w:r w:rsidR="009E589A" w:rsidRPr="00735A0B">
        <w:rPr>
          <w:rStyle w:val="CommentReference"/>
          <w:sz w:val="22"/>
          <w:szCs w:val="22"/>
          <w:lang w:eastAsia="ja-JP"/>
        </w:rPr>
        <w:commentReference w:id="7"/>
      </w:r>
      <w:r w:rsidRPr="00735A0B">
        <w:rPr>
          <w:lang w:eastAsia="ja-JP"/>
        </w:rPr>
        <w:t>; Fig. R3b). These electrodes— informative for semantic decoding in both tasks—are candidate targets for a future implant and candidate sites of an amodal</w:t>
      </w:r>
      <w:ins w:id="8" w:author="Alec Lei" w:date="2026-06-30T22:27:00Z" w16du:dateUtc="2026-07-01T03:27:00Z">
        <w:r w:rsidR="009E589A">
          <w:rPr>
            <w:lang w:eastAsia="ja-JP"/>
          </w:rPr>
          <w:t xml:space="preserve">, and shared </w:t>
        </w:r>
      </w:ins>
      <w:del w:id="9" w:author="Alec Lei" w:date="2026-06-30T22:27:00Z" w16du:dateUtc="2026-07-01T03:27:00Z">
        <w:r w:rsidRPr="00735A0B" w:rsidDel="009E589A">
          <w:rPr>
            <w:lang w:eastAsia="ja-JP"/>
          </w:rPr>
          <w:delText xml:space="preserve"> </w:delText>
        </w:r>
      </w:del>
      <w:r w:rsidRPr="00735A0B">
        <w:rPr>
          <w:lang w:eastAsia="ja-JP"/>
        </w:rPr>
        <w:t>semantic representation.</w:t>
      </w:r>
    </w:p>
    <w:p w14:paraId="0C97EBC9" w14:textId="77777777" w:rsidR="00B13BF7" w:rsidRPr="00735A0B" w:rsidRDefault="00B13BF7" w:rsidP="0099776F">
      <w:pPr>
        <w:rPr>
          <w:lang w:eastAsia="ja-JP"/>
        </w:rPr>
      </w:pPr>
    </w:p>
    <w:p w14:paraId="4CE462ED" w14:textId="4E854A4E" w:rsidR="00B95850" w:rsidRDefault="00B95850" w:rsidP="004743FA">
      <w:pPr>
        <w:pStyle w:val="Heading1"/>
        <w:rPr>
          <w:b w:val="0"/>
        </w:rPr>
      </w:pPr>
      <w:r w:rsidRPr="002007BB">
        <w:lastRenderedPageBreak/>
        <w:t>Discussion</w:t>
      </w:r>
    </w:p>
    <w:p w14:paraId="70B3F2C4" w14:textId="77777777" w:rsidR="00B95850" w:rsidRPr="00735A0B" w:rsidRDefault="00B95850" w:rsidP="0099776F">
      <w:r w:rsidRPr="00735A0B">
        <w:t>Despite several cortical regions being proposed as possible substrates for semantic processing, mapping activity from these areas to specific speech output remains generally underexplored. Our study bridges this gap by demonstrating lexical-semantic decoding across a picture naming and auditory description naming task.</w:t>
      </w:r>
    </w:p>
    <w:p w14:paraId="42752CC8" w14:textId="77777777" w:rsidR="00B95850" w:rsidRPr="00735A0B" w:rsidRDefault="00B95850" w:rsidP="0099776F">
      <w:r w:rsidRPr="00735A0B">
        <w:t>By performing decoding across 6 semantic categories and 15 individual words, we achieved a level of decoding granularity that has not been demonstrated to date, and which lends well to a future lexical-semantics-based speech BCI.</w:t>
      </w:r>
    </w:p>
    <w:p w14:paraId="2443DDEF" w14:textId="77777777" w:rsidR="00B95850" w:rsidRPr="00735A0B" w:rsidRDefault="00B95850" w:rsidP="0099776F">
      <w:r w:rsidRPr="00735A0B">
        <w:t xml:space="preserve">We characterized the spatiotemporal dynamics of decoding within temporoparietal cortices. Contributing subregions we identified will help narrow down potential implant targets for a semantic BCI, while the temporal profile of decodable semantic signal—including how dynamically it varies over time—could inform temporal feature extraction approaches in such systems. Moreover, decoding accuracy was significantly above chance prior to vocalization, which shows that […] </w:t>
      </w:r>
    </w:p>
    <w:p w14:paraId="5AA5D52B" w14:textId="77777777" w:rsidR="00B95850" w:rsidRPr="00735A0B" w:rsidRDefault="00B95850" w:rsidP="0099776F">
      <w:r w:rsidRPr="00735A0B">
        <w:t>Critically, lexical-semantic decoding remained consistently above chance across both speech tasks, with XX, YY and ZZ emerging as common loci for decoding. This suggests that we were indeed decoding information related to semantics rather than perception of task-specific stimuli, and that these representations arise from modality-convergent semantic hubs. (tie to mid-Fus, pMTG etc. in Forseth et al)</w:t>
      </w:r>
    </w:p>
    <w:p w14:paraId="26EFA711" w14:textId="77777777" w:rsidR="00B95850" w:rsidRPr="00735A0B" w:rsidRDefault="00B95850" w:rsidP="0099776F">
      <w:r w:rsidRPr="00735A0B">
        <w:t>Category decoding accuracy during the picture naming task was also better accounted for by language rather than visual embedding spaces, further indicating that the decoded signals represented linguistic meaning and not simply processing of visual stimuli.</w:t>
      </w:r>
    </w:p>
    <w:p w14:paraId="52E905DA" w14:textId="77777777" w:rsidR="00B95850" w:rsidRDefault="00B95850" w:rsidP="004743FA">
      <w:pPr>
        <w:pStyle w:val="Heading2"/>
        <w:rPr>
          <w:b w:val="0"/>
        </w:rPr>
      </w:pPr>
      <w:r w:rsidRPr="002007BB">
        <w:t>Limitations/Future work</w:t>
      </w:r>
    </w:p>
    <w:p w14:paraId="50924B65" w14:textId="77777777" w:rsidR="00B95850" w:rsidRPr="00735A0B" w:rsidRDefault="00B95850" w:rsidP="0099776F">
      <w:r w:rsidRPr="00735A0B">
        <w:t>Study recruited language-intact pts – investigate decoding in aphasic population a la Tang 2026</w:t>
      </w:r>
    </w:p>
    <w:p w14:paraId="17633B4F" w14:textId="77777777" w:rsidR="00B95850" w:rsidRPr="00735A0B" w:rsidRDefault="00B95850" w:rsidP="0099776F">
      <w:r w:rsidRPr="00735A0B">
        <w:t>Still a controlled expt setting – naturalistic speech a la Pescatore 2025</w:t>
      </w:r>
    </w:p>
    <w:p w14:paraId="54E70277" w14:textId="77777777" w:rsidR="00B95850" w:rsidRPr="00735A0B" w:rsidRDefault="00B95850" w:rsidP="0099776F">
      <w:r w:rsidRPr="00735A0B">
        <w:t>Moving from word-level to sentential/compositional outputs</w:t>
      </w:r>
    </w:p>
    <w:p w14:paraId="3D5674FC" w14:textId="77777777" w:rsidR="00B95850" w:rsidRPr="00735A0B" w:rsidRDefault="00B95850" w:rsidP="0099776F"/>
    <w:p w14:paraId="38D2B4A6" w14:textId="77777777" w:rsidR="00B95850" w:rsidRPr="00735A0B" w:rsidRDefault="00B95850" w:rsidP="0099776F"/>
    <w:p w14:paraId="06691AA0" w14:textId="77777777" w:rsidR="00B95850" w:rsidRDefault="00B95850" w:rsidP="004743FA">
      <w:pPr>
        <w:pStyle w:val="Heading1"/>
        <w:rPr>
          <w:b w:val="0"/>
        </w:rPr>
      </w:pPr>
      <w:r w:rsidRPr="002007BB">
        <w:t>Methods</w:t>
      </w:r>
    </w:p>
    <w:p w14:paraId="092F2932" w14:textId="77777777" w:rsidR="00B95850" w:rsidRPr="00735A0B" w:rsidRDefault="00B95850" w:rsidP="0099776F">
      <w:r w:rsidRPr="00735A0B">
        <w:t xml:space="preserve">We decoded semantic information from intracranial high-gamma activity using a patient-wise regression framework that mapped neural population responses onto continuous word-embedding spaces. Analyses were performed separately for each patient and task, with the cohort automatically defined by the presence of task-specific data files in the repository. Trial-wise preprocessing removed </w:t>
      </w:r>
      <w:r w:rsidRPr="00735A0B">
        <w:lastRenderedPageBreak/>
        <w:t>poor-quality trials and channels, and neural activity was binned at 100 ms resolution. At each decoding time point, the model used a temporally lagged neural feature vector comprising the current bin and the preceding nine bins, thereby capturing 1 s of recent neural history. For auditory naming, the pipeline further supported behavioral-event alignment and linear warping of the auditory stimulus period to normalize across variable stimulus durations.</w:t>
      </w:r>
    </w:p>
    <w:p w14:paraId="714C1810" w14:textId="77777777" w:rsidR="00B95850" w:rsidRPr="00735A0B" w:rsidRDefault="00B95850" w:rsidP="0099776F">
      <w:r w:rsidRPr="00735A0B">
        <w:t>Semantic targets were defined using lemmatized lexical labels and included both text-based and visual embedding models. The default decoder used kernel partial least squares, implemented as a Nyström approximation of an RBF kernel followed by partial least squares regression with 10 latent components, trained over 50 repeated random train-test splits. Model performance was assessed on held-out trials using both continuous and retrieval-based metrics. In addition to explained variance, we quantified the directional agreement between predicted and true embeddings using mean-centered cosine similarity, a measure designed to remove inflation arising from the shared centroid of the embedding space.</w:t>
      </w:r>
    </w:p>
    <w:p w14:paraId="0F4400CC" w14:textId="77777777" w:rsidR="00B95850" w:rsidRPr="00735A0B" w:rsidRDefault="00B95850" w:rsidP="0099776F">
      <w:r w:rsidRPr="00735A0B">
        <w:t>To assess lexical and semantic recovery, predicted embeddings were decoded by nearest-neighbor retrieval against a vocabulary-level embedding database. Word-level performance was quantified using exact top-k retrieval and macro-balanced accuracy. Category-level performance was quantified both by mapping the retrieved word to its category and, more stringently, by assigning each predicted embedding directly to the nearest category centroid in embedding space. This independent category metric provides a category-level readout that is not contingent on successful lexical decoding and therefore offers a more direct estimate of abstract semantic structure in the neural signal.</w:t>
      </w:r>
    </w:p>
    <w:p w14:paraId="3EDF43A3" w14:textId="77777777" w:rsidR="00B95850" w:rsidRPr="00735A0B" w:rsidRDefault="00B95850" w:rsidP="0099776F"/>
    <w:p w14:paraId="1632A088" w14:textId="77777777" w:rsidR="00B95850" w:rsidRPr="00735A0B" w:rsidRDefault="00B95850" w:rsidP="0099776F"/>
    <w:p w14:paraId="2F452C7E" w14:textId="77777777" w:rsidR="00B95850" w:rsidRPr="00735A0B" w:rsidRDefault="00B95850" w:rsidP="0099776F"/>
    <w:p w14:paraId="0BC8A243" w14:textId="77777777" w:rsidR="00B95850" w:rsidRPr="00721F94" w:rsidRDefault="00B95850" w:rsidP="004743FA">
      <w:pPr>
        <w:pStyle w:val="Heading2"/>
        <w:rPr>
          <w:b w:val="0"/>
        </w:rPr>
      </w:pPr>
      <w:r w:rsidRPr="002007BB">
        <w:t>Study participants</w:t>
      </w:r>
      <w:commentRangeStart w:id="10"/>
      <w:commentRangeEnd w:id="10"/>
      <w:r w:rsidR="003134AC" w:rsidRPr="00721F94">
        <w:rPr>
          <w:rStyle w:val="CommentReference"/>
          <w:b w:val="0"/>
          <w:sz w:val="22"/>
          <w:szCs w:val="22"/>
        </w:rPr>
        <w:commentReference w:id="10"/>
      </w:r>
    </w:p>
    <w:p w14:paraId="2B059891" w14:textId="10C99618" w:rsidR="00B95850" w:rsidRPr="00735A0B" w:rsidRDefault="00B95850" w:rsidP="0099776F">
      <w:r w:rsidRPr="00735A0B">
        <w:t>All research activities were conducted under the oversight of the Northwestern University Institutional Review Board and in full compliance with Northwestern University ethical guidelines. Study participants were individuals</w:t>
      </w:r>
      <w:r w:rsidR="001A7E47">
        <w:t xml:space="preserve"> who required intracranial electrode implantation for intractable epilepsy monitoring</w:t>
      </w:r>
      <w:r w:rsidRPr="00735A0B">
        <w:t>. Electrode placement was dictated entirely by clinical requirements for seizure localization and was not modified in any way to accommodate research objectives.</w:t>
      </w:r>
    </w:p>
    <w:p w14:paraId="10BABD4F" w14:textId="03B8C530" w:rsidR="00B95850" w:rsidRPr="00735A0B" w:rsidRDefault="00B95850" w:rsidP="0099776F">
      <w:r w:rsidRPr="00735A0B">
        <w:t xml:space="preserve">Research enrollment was considered only after a patient had had the electrodes implantation and been independently consented to the study. Prospective participants were evaluated against the following inclusion criteria: age 18 or older, right-hand dominance, sufficient cognitive and language production capacity to provide informed consent, and fluency in English. All enrolled participants provided written informed consent and retained the right to withdraw at any time without any impact on their clinical care. A total of </w:t>
      </w:r>
      <w:commentRangeStart w:id="11"/>
      <w:r w:rsidRPr="00735A0B">
        <w:t>12</w:t>
      </w:r>
      <w:commentRangeEnd w:id="11"/>
      <w:r w:rsidR="00CC586F" w:rsidRPr="00735A0B">
        <w:rPr>
          <w:rStyle w:val="CommentReference"/>
          <w:sz w:val="22"/>
          <w:szCs w:val="22"/>
        </w:rPr>
        <w:commentReference w:id="11"/>
      </w:r>
      <w:r w:rsidRPr="00735A0B">
        <w:t xml:space="preserve"> participants</w:t>
      </w:r>
      <w:ins w:id="12" w:author="Joon Hei Lee" w:date="2026-06-25T14:30:00Z" w16du:dateUtc="2026-06-25T19:30:00Z">
        <w:r w:rsidR="00BF5B09">
          <w:t xml:space="preserve"> (</w:t>
        </w:r>
      </w:ins>
      <w:ins w:id="13" w:author="Joon Hei Lee" w:date="2026-06-25T16:39:00Z" w16du:dateUtc="2026-06-25T21:39:00Z">
        <w:r w:rsidR="00D70921">
          <w:t>five</w:t>
        </w:r>
      </w:ins>
      <w:ins w:id="14" w:author="Joon Hei Lee" w:date="2026-06-25T14:30:00Z" w16du:dateUtc="2026-06-25T19:30:00Z">
        <w:r w:rsidR="00542C58">
          <w:t xml:space="preserve"> females</w:t>
        </w:r>
      </w:ins>
      <w:ins w:id="15" w:author="Joon Hei Lee" w:date="2026-06-25T14:31:00Z" w16du:dateUtc="2026-06-25T19:31:00Z">
        <w:r w:rsidR="00542C58">
          <w:t>, need to include mean age?)</w:t>
        </w:r>
      </w:ins>
      <w:r w:rsidRPr="00735A0B">
        <w:t xml:space="preserve"> were enrolled </w:t>
      </w:r>
      <w:r w:rsidRPr="00735A0B">
        <w:lastRenderedPageBreak/>
        <w:t xml:space="preserve">in the study. No participant blinding or randomization procedures were employed. </w:t>
      </w:r>
    </w:p>
    <w:p w14:paraId="66FD2FE0" w14:textId="7DD608A3" w:rsidR="00B95850" w:rsidRPr="00735A0B" w:rsidRDefault="00B95850" w:rsidP="0099776F">
      <w:r w:rsidRPr="00735A0B">
        <w:t>Participants received standard clinical ECoG arrays (1 cm inter</w:t>
      </w:r>
      <w:ins w:id="16" w:author="Joon Hei Lee" w:date="2026-06-25T14:32:00Z" w16du:dateUtc="2026-06-25T19:32:00Z">
        <w:r w:rsidR="0020003E">
          <w:t>-</w:t>
        </w:r>
      </w:ins>
      <w:r w:rsidRPr="00735A0B">
        <w:t>electrode spacing and 2.3 mm electrode diameter</w:t>
      </w:r>
      <w:ins w:id="17" w:author="Joon Hei Lee" w:date="2026-06-25T14:32:00Z" w16du:dateUtc="2026-06-25T19:32:00Z">
        <w:r w:rsidR="004C2F0B">
          <w:t>; n=2</w:t>
        </w:r>
      </w:ins>
      <w:r w:rsidRPr="00735A0B">
        <w:t>)</w:t>
      </w:r>
      <w:r w:rsidR="00727134">
        <w:t xml:space="preserve"> or</w:t>
      </w:r>
      <w:r w:rsidRPr="00735A0B">
        <w:t xml:space="preserve"> </w:t>
      </w:r>
      <w:del w:id="18" w:author="Joon Hei Lee" w:date="2026-06-26T12:29:00Z" w16du:dateUtc="2026-06-26T17:29:00Z">
        <w:r w:rsidRPr="00735A0B" w:rsidDel="00854C7B">
          <w:delText xml:space="preserve">depth </w:delText>
        </w:r>
      </w:del>
      <w:ins w:id="19" w:author="Joon Hei Lee" w:date="2026-06-26T12:29:00Z" w16du:dateUtc="2026-06-26T17:29:00Z">
        <w:r w:rsidR="00854C7B">
          <w:t>sEEG</w:t>
        </w:r>
        <w:r w:rsidR="00854C7B" w:rsidRPr="00735A0B">
          <w:t xml:space="preserve"> </w:t>
        </w:r>
      </w:ins>
      <w:r w:rsidRPr="00735A0B">
        <w:t>electrodes (</w:t>
      </w:r>
      <w:ins w:id="20" w:author="Joon Hei Lee" w:date="2026-06-25T14:32:00Z" w16du:dateUtc="2026-06-25T19:32:00Z">
        <w:r w:rsidR="004C2F0B">
          <w:t>n=10</w:t>
        </w:r>
      </w:ins>
      <w:del w:id="21" w:author="Joon Hei Lee" w:date="2026-06-25T14:32:00Z" w16du:dateUtc="2026-06-25T19:32:00Z">
        <w:r w:rsidRPr="00735A0B" w:rsidDel="004C2F0B">
          <w:delText>patient xxx</w:delText>
        </w:r>
      </w:del>
      <w:r w:rsidRPr="00735A0B">
        <w:t xml:space="preserve">). Electrode localization was performed by manually identifying contacts over the temporal and parietal lobes using co-registered preoperative MRI and postoperative CT imaging (see Co-registration below). For </w:t>
      </w:r>
      <w:ins w:id="22" w:author="Joon Hei Lee" w:date="2026-06-26T12:28:00Z" w16du:dateUtc="2026-06-26T17:28:00Z">
        <w:r w:rsidR="00533457">
          <w:t>t</w:t>
        </w:r>
      </w:ins>
      <w:ins w:id="23" w:author="Joon Hei Lee" w:date="2026-06-26T12:29:00Z" w16du:dateUtc="2026-06-26T17:29:00Z">
        <w:r w:rsidR="00533457">
          <w:t xml:space="preserve">he </w:t>
        </w:r>
      </w:ins>
      <w:r w:rsidRPr="00735A0B">
        <w:t>participants</w:t>
      </w:r>
      <w:ins w:id="24" w:author="Joon Hei Lee" w:date="2026-06-26T12:27:00Z" w16du:dateUtc="2026-06-26T17:27:00Z">
        <w:r w:rsidR="002E516B">
          <w:t xml:space="preserve"> with sEEG</w:t>
        </w:r>
      </w:ins>
      <w:ins w:id="25" w:author="Joon Hei Lee" w:date="2026-06-26T12:28:00Z" w16du:dateUtc="2026-06-26T17:28:00Z">
        <w:r w:rsidR="002E516B">
          <w:t xml:space="preserve"> electrodes</w:t>
        </w:r>
      </w:ins>
      <w:del w:id="26" w:author="Joon Hei Lee" w:date="2026-06-26T12:27:00Z" w16du:dateUtc="2026-06-26T17:27:00Z">
        <w:r w:rsidRPr="00735A0B" w:rsidDel="002E516B">
          <w:delText xml:space="preserve"> xxx</w:delText>
        </w:r>
      </w:del>
      <w:r w:rsidRPr="00735A0B">
        <w:t xml:space="preserve">, any </w:t>
      </w:r>
      <w:del w:id="27" w:author="Joon Hei Lee" w:date="2026-06-26T12:28:00Z" w16du:dateUtc="2026-06-26T17:28:00Z">
        <w:r w:rsidRPr="00735A0B" w:rsidDel="00533457">
          <w:delText xml:space="preserve">depth </w:delText>
        </w:r>
      </w:del>
      <w:r w:rsidRPr="00735A0B">
        <w:t>electrode contacts determined to lie within white matter were excluded from subsequent analyses.</w:t>
      </w:r>
    </w:p>
    <w:p w14:paraId="1A229CB6" w14:textId="77777777" w:rsidR="00B95850" w:rsidRPr="002007BB" w:rsidRDefault="00B95850" w:rsidP="004743FA">
      <w:pPr>
        <w:pStyle w:val="Heading2"/>
      </w:pPr>
      <w:r w:rsidRPr="002007BB">
        <w:t>Co-registration of electrodes</w:t>
      </w:r>
    </w:p>
    <w:p w14:paraId="251D2D34" w14:textId="00DC9982" w:rsidR="00B95850" w:rsidRPr="002007BB" w:rsidRDefault="00C441E3" w:rsidP="004743FA">
      <w:pPr>
        <w:pStyle w:val="Heading2"/>
      </w:pPr>
      <w:r>
        <w:t>Experiment</w:t>
      </w:r>
      <w:r w:rsidR="00343B4E">
        <w:t>al setup</w:t>
      </w:r>
    </w:p>
    <w:p w14:paraId="6B5BE1C7" w14:textId="6B2625A3" w:rsidR="00B95850" w:rsidRDefault="00B95850" w:rsidP="0099776F">
      <w:pPr>
        <w:rPr>
          <w:ins w:id="28" w:author="Joon Hei Lee" w:date="2026-06-25T15:46:00Z" w16du:dateUtc="2026-06-25T20:46:00Z"/>
        </w:rPr>
      </w:pPr>
      <w:r w:rsidRPr="00735A0B">
        <w:t>All 12 participants performed a picture naming task</w:t>
      </w:r>
      <w:r w:rsidR="00F87FFD">
        <w:t xml:space="preserve"> (PN)</w:t>
      </w:r>
      <w:r w:rsidRPr="00735A0B">
        <w:t>; a subset (n=7) of them additionally performed a naming to auditory description task</w:t>
      </w:r>
      <w:r w:rsidR="00F87FFD">
        <w:t xml:space="preserve"> (AN)</w:t>
      </w:r>
      <w:r w:rsidRPr="00735A0B">
        <w:t xml:space="preserve"> </w:t>
      </w:r>
      <w:commentRangeStart w:id="29"/>
      <w:r w:rsidRPr="00735A0B">
        <w:t>(visualization of these should be in the results?)</w:t>
      </w:r>
      <w:commentRangeEnd w:id="29"/>
      <w:r w:rsidR="00C24C1D" w:rsidRPr="00735A0B">
        <w:rPr>
          <w:rStyle w:val="CommentReference"/>
          <w:sz w:val="22"/>
          <w:szCs w:val="22"/>
        </w:rPr>
        <w:commentReference w:id="29"/>
      </w:r>
      <w:r w:rsidRPr="00735A0B">
        <w:t xml:space="preserve">. </w:t>
      </w:r>
      <w:ins w:id="30" w:author="Joon Hei Lee" w:date="2026-06-25T15:23:00Z" w16du:dateUtc="2026-06-25T20:23:00Z">
        <w:r w:rsidR="00DF2BBB">
          <w:t xml:space="preserve">In </w:t>
        </w:r>
      </w:ins>
      <w:ins w:id="31" w:author="Joon Hei Lee" w:date="2026-06-25T15:27:00Z" w16du:dateUtc="2026-06-25T20:27:00Z">
        <w:r w:rsidR="00275B0A">
          <w:t xml:space="preserve">the picture naming task, participants were </w:t>
        </w:r>
      </w:ins>
      <w:ins w:id="32" w:author="Joon Hei Lee" w:date="2026-06-25T15:30:00Z" w16du:dateUtc="2026-06-25T20:30:00Z">
        <w:r w:rsidR="001C2774">
          <w:t>shown</w:t>
        </w:r>
      </w:ins>
      <w:ins w:id="33" w:author="Joon Hei Lee" w:date="2026-06-25T15:27:00Z" w16du:dateUtc="2026-06-25T20:27:00Z">
        <w:r w:rsidR="00275B0A">
          <w:t xml:space="preserve"> </w:t>
        </w:r>
        <w:r w:rsidR="00C50B76">
          <w:t xml:space="preserve">a </w:t>
        </w:r>
      </w:ins>
      <w:ins w:id="34" w:author="Joon Hei Lee" w:date="2026-06-25T15:33:00Z" w16du:dateUtc="2026-06-25T20:33:00Z">
        <w:r w:rsidR="004B0550">
          <w:t xml:space="preserve">series of </w:t>
        </w:r>
      </w:ins>
      <w:ins w:id="35" w:author="Joon Hei Lee" w:date="2026-06-25T15:27:00Z" w16du:dateUtc="2026-06-25T20:27:00Z">
        <w:r w:rsidR="00C50B76">
          <w:t>visual stimul</w:t>
        </w:r>
      </w:ins>
      <w:ins w:id="36" w:author="Joon Hei Lee" w:date="2026-06-25T15:33:00Z" w16du:dateUtc="2026-06-25T20:33:00Z">
        <w:r w:rsidR="004B0550">
          <w:t xml:space="preserve">i </w:t>
        </w:r>
      </w:ins>
      <w:ins w:id="37" w:author="Joon Hei Lee" w:date="2026-06-25T15:27:00Z" w16du:dateUtc="2026-06-25T20:27:00Z">
        <w:r w:rsidR="00C50B76">
          <w:t xml:space="preserve">and </w:t>
        </w:r>
      </w:ins>
      <w:ins w:id="38" w:author="Joon Hei Lee" w:date="2026-06-25T15:32:00Z" w16du:dateUtc="2026-06-25T20:32:00Z">
        <w:r w:rsidR="00774E5D">
          <w:t xml:space="preserve">instructed to wait </w:t>
        </w:r>
      </w:ins>
      <w:ins w:id="39" w:author="Joon Hei Lee" w:date="2026-06-25T15:31:00Z" w16du:dateUtc="2026-06-25T20:31:00Z">
        <w:r w:rsidR="00B15EEF">
          <w:t xml:space="preserve">for a go cue (green dot on a black background) </w:t>
        </w:r>
      </w:ins>
      <w:ins w:id="40" w:author="Joon Hei Lee" w:date="2026-06-25T15:33:00Z" w16du:dateUtc="2026-06-25T20:33:00Z">
        <w:r w:rsidR="00096788">
          <w:t xml:space="preserve">after each stimulus </w:t>
        </w:r>
      </w:ins>
      <w:ins w:id="41" w:author="Joon Hei Lee" w:date="2026-06-25T15:31:00Z" w16du:dateUtc="2026-06-25T20:31:00Z">
        <w:r w:rsidR="00EA048F">
          <w:t>before</w:t>
        </w:r>
        <w:r w:rsidR="000E0A9E">
          <w:t xml:space="preserve"> overtly naming the </w:t>
        </w:r>
      </w:ins>
      <w:ins w:id="42" w:author="Joon Hei Lee" w:date="2026-06-25T15:34:00Z" w16du:dateUtc="2026-06-25T20:34:00Z">
        <w:r w:rsidR="00837A47">
          <w:t xml:space="preserve">image </w:t>
        </w:r>
      </w:ins>
      <w:ins w:id="43" w:author="Joon Hei Lee" w:date="2026-06-25T15:31:00Z" w16du:dateUtc="2026-06-25T20:31:00Z">
        <w:r w:rsidR="000E0A9E">
          <w:t xml:space="preserve">using a single </w:t>
        </w:r>
      </w:ins>
      <w:ins w:id="44" w:author="Joon Hei Lee" w:date="2026-06-25T15:32:00Z" w16du:dateUtc="2026-06-25T20:32:00Z">
        <w:r w:rsidR="000E0A9E">
          <w:t>word</w:t>
        </w:r>
      </w:ins>
      <w:ins w:id="45" w:author="Joon Hei Lee" w:date="2026-06-25T15:30:00Z" w16du:dateUtc="2026-06-25T20:30:00Z">
        <w:r w:rsidR="008D280D">
          <w:t xml:space="preserve">. </w:t>
        </w:r>
      </w:ins>
      <w:del w:id="46" w:author="Joon Hei Lee" w:date="2026-06-25T15:34:00Z" w16du:dateUtc="2026-06-25T20:34:00Z">
        <w:r w:rsidRPr="00735A0B" w:rsidDel="00C5665F">
          <w:delText xml:space="preserve">The picture naming task consists of 1.5 </w:delText>
        </w:r>
      </w:del>
      <w:del w:id="47" w:author="Joon Hei Lee" w:date="2026-06-25T14:51:00Z" w16du:dateUtc="2026-06-25T19:51:00Z">
        <w:r w:rsidRPr="00735A0B" w:rsidDel="00C5612A">
          <w:delText xml:space="preserve">second </w:delText>
        </w:r>
      </w:del>
      <w:del w:id="48" w:author="Joon Hei Lee" w:date="2026-06-25T15:34:00Z" w16du:dateUtc="2026-06-25T20:34:00Z">
        <w:r w:rsidRPr="00735A0B" w:rsidDel="00C5665F">
          <w:delText xml:space="preserve">of display of the picture, followed by a 2.5 s display of a green dot with black background that serves as a go cue. The patient was instructed to use one word to describe the object/scene in the picture and to say the word out loud. </w:delText>
        </w:r>
      </w:del>
      <w:ins w:id="49" w:author="Joon Hei Lee" w:date="2026-06-25T15:35:00Z" w16du:dateUtc="2026-06-25T20:35:00Z">
        <w:r w:rsidR="00C5665F">
          <w:t>The auditory description naming task was structured</w:t>
        </w:r>
      </w:ins>
      <w:ins w:id="50" w:author="Joon Hei Lee" w:date="2026-06-25T15:40:00Z" w16du:dateUtc="2026-06-25T20:40:00Z">
        <w:r w:rsidR="0082246D">
          <w:t xml:space="preserve"> similarly</w:t>
        </w:r>
      </w:ins>
      <w:ins w:id="51" w:author="Joon Hei Lee" w:date="2026-06-25T15:35:00Z" w16du:dateUtc="2026-06-25T20:35:00Z">
        <w:r w:rsidR="00C5665F">
          <w:t xml:space="preserve">, </w:t>
        </w:r>
      </w:ins>
      <w:ins w:id="52" w:author="Joon Hei Lee" w:date="2026-06-25T15:36:00Z" w16du:dateUtc="2026-06-25T20:36:00Z">
        <w:r w:rsidR="00697AD1">
          <w:t xml:space="preserve">but </w:t>
        </w:r>
      </w:ins>
      <w:ins w:id="53" w:author="Joon Hei Lee" w:date="2026-06-25T15:38:00Z" w16du:dateUtc="2026-06-25T20:38:00Z">
        <w:r w:rsidR="00B550BC">
          <w:t xml:space="preserve">using </w:t>
        </w:r>
        <w:r w:rsidR="00C25D34">
          <w:t xml:space="preserve">auditorily presented definitions </w:t>
        </w:r>
        <w:r w:rsidR="0096104A">
          <w:t>(</w:t>
        </w:r>
      </w:ins>
      <w:ins w:id="54" w:author="Joon Hei Lee" w:date="2026-06-25T15:39:00Z" w16du:dateUtc="2026-06-25T20:39:00Z">
        <w:r w:rsidR="0096104A">
          <w:t xml:space="preserve">mean duration </w:t>
        </w:r>
        <w:r w:rsidR="00F31386">
          <w:t>XXX</w:t>
        </w:r>
        <w:r w:rsidR="00F31386" w:rsidRPr="00F31386">
          <w:t xml:space="preserve"> ±</w:t>
        </w:r>
        <w:r w:rsidR="00F31386">
          <w:t xml:space="preserve"> </w:t>
        </w:r>
      </w:ins>
      <w:ins w:id="55" w:author="Joon Hei Lee" w:date="2026-06-25T15:40:00Z" w16du:dateUtc="2026-06-25T20:40:00Z">
        <w:r w:rsidR="00F31386">
          <w:t>YYY</w:t>
        </w:r>
        <w:r w:rsidR="00553B00">
          <w:t xml:space="preserve"> s</w:t>
        </w:r>
      </w:ins>
      <w:ins w:id="56" w:author="Joon Hei Lee" w:date="2026-06-25T15:38:00Z" w16du:dateUtc="2026-06-25T20:38:00Z">
        <w:r w:rsidR="0096104A">
          <w:t>)</w:t>
        </w:r>
      </w:ins>
      <w:ins w:id="57" w:author="Joon Hei Lee" w:date="2026-06-25T15:39:00Z" w16du:dateUtc="2026-06-25T20:39:00Z">
        <w:r w:rsidR="0096104A">
          <w:t xml:space="preserve"> </w:t>
        </w:r>
      </w:ins>
      <w:ins w:id="58" w:author="Joon Hei Lee" w:date="2026-06-25T15:38:00Z" w16du:dateUtc="2026-06-25T20:38:00Z">
        <w:r w:rsidR="00BB65BB">
          <w:t>as stimuli to be named</w:t>
        </w:r>
      </w:ins>
      <w:ins w:id="59" w:author="Joon Hei Lee" w:date="2026-06-25T15:51:00Z" w16du:dateUtc="2026-06-25T20:51:00Z">
        <w:r w:rsidR="00C376FA">
          <w:t xml:space="preserve">. </w:t>
        </w:r>
      </w:ins>
      <w:ins w:id="60" w:author="Joon Hei Lee" w:date="2026-06-25T15:48:00Z" w16du:dateUtc="2026-06-25T20:48:00Z">
        <w:r w:rsidR="008B6325">
          <w:t>Stimuli were presented in a random order</w:t>
        </w:r>
      </w:ins>
      <w:ins w:id="61" w:author="Joon Hei Lee" w:date="2026-06-25T15:49:00Z" w16du:dateUtc="2026-06-25T20:49:00Z">
        <w:r w:rsidR="000A2E14">
          <w:t xml:space="preserve"> within each experiment block and </w:t>
        </w:r>
        <w:r w:rsidR="00C73F97">
          <w:t>without inter-trial interval</w:t>
        </w:r>
        <w:r w:rsidR="00F73438">
          <w:t>s</w:t>
        </w:r>
        <w:r w:rsidR="00C73F97">
          <w:t xml:space="preserve">. </w:t>
        </w:r>
      </w:ins>
      <w:del w:id="62" w:author="Joon Hei Lee" w:date="2026-06-25T15:50:00Z" w16du:dateUtc="2026-06-25T20:50:00Z">
        <w:r w:rsidRPr="00735A0B" w:rsidDel="00840CEB">
          <w:delText xml:space="preserve">If the patient did not recognize the picture, they are instructed not to say anything. </w:delText>
        </w:r>
      </w:del>
      <w:del w:id="63" w:author="Joon Hei Lee" w:date="2026-06-25T15:48:00Z" w16du:dateUtc="2026-06-25T20:48:00Z">
        <w:r w:rsidRPr="00735A0B" w:rsidDel="00855ED7">
          <w:delText xml:space="preserve">There is no inter-trial interval. </w:delText>
        </w:r>
      </w:del>
      <w:del w:id="64" w:author="Joon Hei Lee" w:date="2026-06-25T15:41:00Z" w16du:dateUtc="2026-06-25T20:41:00Z">
        <w:r w:rsidRPr="00735A0B" w:rsidDel="00E074B4">
          <w:delText xml:space="preserve">The naming to definition task consists of an auditory description of an object/scene that lasts between </w:delText>
        </w:r>
        <w:commentRangeStart w:id="65"/>
        <w:r w:rsidRPr="00735A0B" w:rsidDel="00E074B4">
          <w:delText>5-8 s</w:delText>
        </w:r>
        <w:commentRangeEnd w:id="65"/>
        <w:r w:rsidR="00C24C1D" w:rsidRPr="00735A0B" w:rsidDel="00E074B4">
          <w:rPr>
            <w:rStyle w:val="CommentReference"/>
            <w:sz w:val="22"/>
            <w:szCs w:val="22"/>
          </w:rPr>
          <w:commentReference w:id="65"/>
        </w:r>
        <w:r w:rsidRPr="00735A0B" w:rsidDel="00E074B4">
          <w:delText xml:space="preserve"> with a fixation cross on the screen, followed by a 2.5 s display of a green dot with black background.</w:delText>
        </w:r>
      </w:del>
    </w:p>
    <w:p w14:paraId="28960949" w14:textId="23222586" w:rsidR="003325EA" w:rsidRPr="00735A0B" w:rsidRDefault="003325EA" w:rsidP="0099776F">
      <w:commentRangeStart w:id="66"/>
      <w:ins w:id="67" w:author="Joon Hei Lee" w:date="2026-06-25T15:46:00Z" w16du:dateUtc="2026-06-25T20:46:00Z">
        <w:r>
          <w:rPr>
            <w:noProof/>
          </w:rPr>
          <w:drawing>
            <wp:inline distT="0" distB="0" distL="0" distR="0" wp14:anchorId="121278BB" wp14:editId="0A7F02F7">
              <wp:extent cx="3124200" cy="2110029"/>
              <wp:effectExtent l="0" t="0" r="0" b="5080"/>
              <wp:docPr id="625624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24200" cy="2110029"/>
                      </a:xfrm>
                      <a:prstGeom prst="rect">
                        <a:avLst/>
                      </a:prstGeom>
                      <a:noFill/>
                      <a:ln>
                        <a:noFill/>
                      </a:ln>
                    </pic:spPr>
                  </pic:pic>
                </a:graphicData>
              </a:graphic>
            </wp:inline>
          </w:drawing>
        </w:r>
      </w:ins>
      <w:commentRangeEnd w:id="66"/>
      <w:r w:rsidR="00C24C1D" w:rsidRPr="00735A0B">
        <w:rPr>
          <w:rStyle w:val="CommentReference"/>
          <w:sz w:val="22"/>
          <w:szCs w:val="22"/>
        </w:rPr>
        <w:commentReference w:id="66"/>
      </w:r>
    </w:p>
    <w:p w14:paraId="4E0B62B6" w14:textId="5447CFBC" w:rsidR="00FC451D" w:rsidRPr="00FC451D" w:rsidRDefault="00FC451D" w:rsidP="0099776F">
      <w:del w:id="68" w:author="Joon Hei Lee" w:date="2026-06-25T17:01:00Z" w16du:dateUtc="2026-06-25T22:01:00Z">
        <w:r w:rsidRPr="00735A0B" w:rsidDel="00D53290">
          <w:delText xml:space="preserve">The word set used for both picture naming and naming to definition tasks include words from six manually classified semantic categories (see supp table xxx, should we include the full word set?). For participant xxx, an older version of word set was used that included slightly different word categories (see supp table xxx). </w:delText>
        </w:r>
      </w:del>
      <w:ins w:id="69" w:author="Joon Hei Lee" w:date="2026-06-25T15:59:00Z" w16du:dateUtc="2026-06-25T20:59:00Z">
        <w:r w:rsidR="0061099F">
          <w:t>The set of target words used</w:t>
        </w:r>
        <w:r w:rsidR="003E51B2">
          <w:t xml:space="preserve"> across both tasks was</w:t>
        </w:r>
      </w:ins>
      <w:ins w:id="70" w:author="Joon Hei Lee" w:date="2026-06-25T16:00:00Z" w16du:dateUtc="2026-06-25T21:00:00Z">
        <w:r w:rsidR="001142C3">
          <w:t xml:space="preserve"> </w:t>
        </w:r>
      </w:ins>
      <w:ins w:id="71" w:author="Joon Hei Lee" w:date="2026-06-25T16:03:00Z" w16du:dateUtc="2026-06-25T21:03:00Z">
        <w:r w:rsidR="003361AE">
          <w:t xml:space="preserve">selected </w:t>
        </w:r>
      </w:ins>
      <w:ins w:id="72" w:author="Joon Hei Lee" w:date="2026-06-25T16:05:00Z" w16du:dateUtc="2026-06-25T21:05:00Z">
        <w:r w:rsidR="00CD4BE2">
          <w:t xml:space="preserve">by referencing </w:t>
        </w:r>
      </w:ins>
      <w:ins w:id="73" w:author="Joon Hei Lee" w:date="2026-06-25T16:00:00Z" w16du:dateUtc="2026-06-25T21:00:00Z">
        <w:r w:rsidR="00A374AE">
          <w:t xml:space="preserve">several </w:t>
        </w:r>
        <w:r w:rsidR="00A374AE">
          <w:lastRenderedPageBreak/>
          <w:t>establ</w:t>
        </w:r>
      </w:ins>
      <w:ins w:id="74" w:author="Joon Hei Lee" w:date="2026-06-25T16:01:00Z" w16du:dateUtc="2026-06-25T21:01:00Z">
        <w:r w:rsidR="00A374AE">
          <w:t xml:space="preserve">ished </w:t>
        </w:r>
        <w:r w:rsidR="00B95BD7">
          <w:t>data</w:t>
        </w:r>
        <w:r w:rsidR="007B290D">
          <w:t>sets</w:t>
        </w:r>
        <w:r w:rsidR="008A61AE">
          <w:t>:</w:t>
        </w:r>
      </w:ins>
      <w:ins w:id="75" w:author="Joon Hei Lee" w:date="2026-06-25T16:02:00Z" w16du:dateUtc="2026-06-25T21:02:00Z">
        <w:r w:rsidR="00F953F8">
          <w:t xml:space="preserve"> </w:t>
        </w:r>
        <w:commentRangeStart w:id="76"/>
        <w:r w:rsidR="00F953F8">
          <w:t>Neuropsychic clinical</w:t>
        </w:r>
      </w:ins>
      <w:ins w:id="77" w:author="Joon Hei Lee" w:date="2026-06-25T16:40:00Z" w16du:dateUtc="2026-06-25T21:40:00Z">
        <w:r w:rsidR="00876948">
          <w:t xml:space="preserve"> battery</w:t>
        </w:r>
      </w:ins>
      <w:ins w:id="78" w:author="Joon Hei Lee" w:date="2026-06-25T16:02:00Z" w16du:dateUtc="2026-06-25T21:02:00Z">
        <w:r w:rsidR="00F953F8">
          <w:t>, Binder lab</w:t>
        </w:r>
        <w:r w:rsidR="005F2BFE">
          <w:t xml:space="preserve"> word set</w:t>
        </w:r>
      </w:ins>
      <w:commentRangeEnd w:id="76"/>
      <w:r w:rsidR="00C24C1D">
        <w:rPr>
          <w:rStyle w:val="CommentReference"/>
          <w:sz w:val="22"/>
          <w:szCs w:val="22"/>
        </w:rPr>
        <w:commentReference w:id="76"/>
      </w:r>
      <w:ins w:id="79" w:author="Joon Hei Lee" w:date="2026-06-25T16:02:00Z" w16du:dateUtc="2026-06-25T21:02:00Z">
        <w:r w:rsidR="005F2BFE">
          <w:t xml:space="preserve">, and </w:t>
        </w:r>
      </w:ins>
      <w:ins w:id="80" w:author="Joon Hei Lee" w:date="2026-06-25T16:04:00Z" w16du:dateUtc="2026-06-25T21:04:00Z">
        <w:r w:rsidR="00C30A15">
          <w:t xml:space="preserve">Yu et al.’s </w:t>
        </w:r>
      </w:ins>
      <w:ins w:id="81" w:author="Joon Hei Lee" w:date="2026-06-25T16:40:00Z" w16du:dateUtc="2026-06-25T21:40:00Z">
        <w:r w:rsidR="00FD1BD4">
          <w:t>50-word set</w:t>
        </w:r>
      </w:ins>
      <w:r w:rsidR="002E502C">
        <w:fldChar w:fldCharType="begin"/>
      </w:r>
      <w:r w:rsidR="002E502C">
        <w:instrText xml:space="preserve"> ADDIN ZOTERO_ITEM CSL_CITATION {"citationID":"btxEDz8h","properties":{"unsorted":false,"formattedCitation":"\\super 52\\nosupersub{}","plainCitation":"52","noteIndex":0},"citationItems":[{"id":4133,"uris":["http://zotero.org/users/11232516/items/KR3A3CVL"],"itemData":{"id":4133,"type":"article","abstract":"The ability to connect the form and meaning of a concept, known as word retrieval, is fundamental to human communication. While various input modalities could lead to identical word retrieval, the exact neural dynamics supporting this process relevant to daily auditory discourse remain poorly understood. Here, we recorded neurosurgical electrocorticography (ECoG) data from 48 patients and dissociated two key language networks that highly overlap in time and space, critical for word retrieval. Using unsupervised temporal clustering techniques, we found a semantic processing network located in the middle and inferior frontal gyri. This network was distinct from an articulatory planning network in the inferior frontal and precentral gyri, which was invariant to input modalities. Functionally, we confirmed that the semantic processing network encodes word surprisal during sentence perception. These findings elucidate neurophysiological mechanisms underlying the processing of semantic auditory inputs ranging from passive language comprehension to conversational speech.","DOI":"10.1101/2024.05.15.594403","language":"en","license":"http://creativecommons.org/licenses/by-nc-nd/4.0/","publisher":"Neuroscience","source":"DOI.org (Crossref)","title":"A left-lateralized dorsolateral prefrontal network for naming","URL":"http://biorxiv.org/lookup/doi/10.1101/2024.05.15.594403","author":[{"family":"Yu","given":"Leyao"},{"family":"Dugan","given":"Patricia"},{"family":"Doyle","given":"Werner"},{"family":"Devinsky","given":"Orrin"},{"family":"Friedman","given":"Daniel"},{"family":"Flinker","given":"Adeen"}],"accessed":{"date-parts":[["2026",5,22]]},"issued":{"date-parts":[["2024",5,16]]}}}],"schema":"https://github.com/citation-style-language/schema/raw/master/csl-citation.json"} </w:instrText>
      </w:r>
      <w:r w:rsidR="002E502C">
        <w:fldChar w:fldCharType="separate"/>
      </w:r>
      <w:r w:rsidR="002E502C" w:rsidRPr="002E502C">
        <w:rPr>
          <w:kern w:val="0"/>
          <w:vertAlign w:val="superscript"/>
        </w:rPr>
        <w:t>52</w:t>
      </w:r>
      <w:r w:rsidR="002E502C">
        <w:fldChar w:fldCharType="end"/>
      </w:r>
      <w:ins w:id="82" w:author="Joon Hei Lee" w:date="2026-06-25T16:04:00Z" w16du:dateUtc="2026-06-25T21:04:00Z">
        <w:r w:rsidR="00C30A15">
          <w:t>.</w:t>
        </w:r>
      </w:ins>
      <w:ins w:id="83" w:author="Joon Hei Lee" w:date="2026-06-25T16:01:00Z" w16du:dateUtc="2026-06-25T21:01:00Z">
        <w:r w:rsidR="007B290D">
          <w:t xml:space="preserve"> </w:t>
        </w:r>
      </w:ins>
      <w:del w:id="84" w:author="Joon Hei Lee" w:date="2026-06-25T16:04:00Z" w16du:dateUtc="2026-06-25T21:04:00Z">
        <w:r w:rsidRPr="00735A0B" w:rsidDel="00707023">
          <w:delText xml:space="preserve">The words were inspired by Jeff Binder lab (Bill Gross), Neuropsychic clinical word set, and Flinker word 50. </w:delText>
        </w:r>
        <w:commentRangeStart w:id="85"/>
        <w:r w:rsidRPr="00735A0B" w:rsidDel="00707023">
          <w:delText>Each semantic categories comprise 10 words</w:delText>
        </w:r>
        <w:commentRangeEnd w:id="85"/>
        <w:r w:rsidR="00C24C1D" w:rsidRPr="00735A0B" w:rsidDel="00707023">
          <w:rPr>
            <w:rStyle w:val="CommentReference"/>
            <w:sz w:val="22"/>
            <w:szCs w:val="22"/>
          </w:rPr>
          <w:commentReference w:id="85"/>
        </w:r>
        <w:r w:rsidRPr="00735A0B" w:rsidDel="00707023">
          <w:delText xml:space="preserve">. </w:delText>
        </w:r>
      </w:del>
      <w:del w:id="86" w:author="Joon Hei Lee" w:date="2026-06-25T16:24:00Z" w16du:dateUtc="2026-06-25T21:24:00Z">
        <w:r w:rsidRPr="00735A0B" w:rsidDel="0069227E">
          <w:delText>Words were chosen to satisfy</w:delText>
        </w:r>
      </w:del>
      <w:ins w:id="87" w:author="Joon Hei Lee" w:date="2026-06-25T16:24:00Z" w16du:dateUtc="2026-06-25T21:24:00Z">
        <w:r w:rsidR="0069227E">
          <w:t xml:space="preserve">We selected a total of </w:t>
        </w:r>
      </w:ins>
      <w:commentRangeStart w:id="88"/>
      <w:ins w:id="89" w:author="Joon Hei Lee" w:date="2026-06-25T17:24:00Z" w16du:dateUtc="2026-06-25T22:24:00Z">
        <w:r w:rsidR="00F556CF">
          <w:t>68</w:t>
        </w:r>
      </w:ins>
      <w:ins w:id="90" w:author="Joon Hei Lee" w:date="2026-06-25T16:24:00Z" w16du:dateUtc="2026-06-25T21:24:00Z">
        <w:r w:rsidR="007310A9">
          <w:t xml:space="preserve"> </w:t>
        </w:r>
      </w:ins>
      <w:commentRangeEnd w:id="88"/>
      <w:r w:rsidR="00C24C1D">
        <w:rPr>
          <w:rStyle w:val="CommentReference"/>
          <w:sz w:val="22"/>
          <w:szCs w:val="22"/>
        </w:rPr>
        <w:commentReference w:id="88"/>
      </w:r>
      <w:ins w:id="91" w:author="Joon Hei Lee" w:date="2026-06-25T16:24:00Z" w16du:dateUtc="2026-06-25T21:24:00Z">
        <w:r w:rsidR="007310A9">
          <w:t>words</w:t>
        </w:r>
      </w:ins>
      <w:ins w:id="92" w:author="Joon Hei Lee" w:date="2026-06-25T16:32:00Z" w16du:dateUtc="2026-06-25T21:32:00Z">
        <w:r w:rsidR="005B2557">
          <w:t>, all of which had at most</w:t>
        </w:r>
      </w:ins>
      <w:del w:id="93" w:author="Joon Hei Lee" w:date="2026-06-25T16:32:00Z" w16du:dateUtc="2026-06-25T21:32:00Z">
        <w:r w:rsidRPr="00735A0B" w:rsidDel="005B2557">
          <w:delText xml:space="preserve"> (1) no more than </w:delText>
        </w:r>
      </w:del>
      <w:del w:id="94" w:author="Joon Hei Lee" w:date="2026-06-25T16:38:00Z" w16du:dateUtc="2026-06-25T21:38:00Z">
        <w:r w:rsidRPr="00735A0B" w:rsidDel="00E34E64">
          <w:delText>3</w:delText>
        </w:r>
      </w:del>
      <w:r w:rsidRPr="00735A0B">
        <w:t xml:space="preserve"> </w:t>
      </w:r>
      <w:ins w:id="95" w:author="Joon Hei Lee" w:date="2026-06-25T16:38:00Z" w16du:dateUtc="2026-06-25T21:38:00Z">
        <w:r w:rsidR="00E34E64">
          <w:t xml:space="preserve">three </w:t>
        </w:r>
      </w:ins>
      <w:r w:rsidRPr="00735A0B">
        <w:t>syllables</w:t>
      </w:r>
      <w:ins w:id="96" w:author="Joon Hei Lee" w:date="2026-06-25T16:33:00Z" w16du:dateUtc="2026-06-25T21:33:00Z">
        <w:r w:rsidR="00CC50DE">
          <w:t>.</w:t>
        </w:r>
      </w:ins>
      <w:del w:id="97" w:author="Joon Hei Lee" w:date="2026-06-25T16:33:00Z" w16du:dateUtc="2026-06-25T21:33:00Z">
        <w:r w:rsidRPr="00735A0B" w:rsidDel="00F76AC0">
          <w:delText>,</w:delText>
        </w:r>
      </w:del>
      <w:ins w:id="98" w:author="Joon Hei Lee" w:date="2026-06-25T16:34:00Z" w16du:dateUtc="2026-06-25T21:34:00Z">
        <w:r w:rsidR="00A649E2">
          <w:t xml:space="preserve"> We manually</w:t>
        </w:r>
      </w:ins>
      <w:ins w:id="99" w:author="Joon Hei Lee" w:date="2026-06-25T16:37:00Z" w16du:dateUtc="2026-06-25T21:37:00Z">
        <w:r w:rsidR="00137F84">
          <w:t xml:space="preserve"> assigned each word </w:t>
        </w:r>
        <w:r w:rsidR="00AC6FC9">
          <w:t xml:space="preserve">to </w:t>
        </w:r>
      </w:ins>
      <w:ins w:id="100" w:author="Joon Hei Lee" w:date="2026-06-25T16:38:00Z" w16du:dateUtc="2026-06-25T21:38:00Z">
        <w:r w:rsidR="003C4C88">
          <w:t xml:space="preserve">one of six </w:t>
        </w:r>
      </w:ins>
      <w:ins w:id="101" w:author="Joon Hei Lee" w:date="2026-06-25T16:41:00Z" w16du:dateUtc="2026-06-25T21:41:00Z">
        <w:r w:rsidR="00D86D61">
          <w:t>semantic categories</w:t>
        </w:r>
      </w:ins>
      <w:ins w:id="102" w:author="Joon Hei Lee" w:date="2026-06-25T16:49:00Z" w16du:dateUtc="2026-06-25T21:49:00Z">
        <w:r w:rsidR="00663A30">
          <w:t xml:space="preserve"> (e.g. animal</w:t>
        </w:r>
        <w:r w:rsidR="00A739A1">
          <w:t xml:space="preserve">, </w:t>
        </w:r>
        <w:r w:rsidR="006B1DC5">
          <w:t>body part</w:t>
        </w:r>
      </w:ins>
      <w:ins w:id="103" w:author="Joon Hei Lee" w:date="2026-06-25T16:50:00Z" w16du:dateUtc="2026-06-25T21:50:00Z">
        <w:r w:rsidR="002429F1">
          <w:t xml:space="preserve">, </w:t>
        </w:r>
        <w:r w:rsidR="00605948">
          <w:t>vehicle</w:t>
        </w:r>
      </w:ins>
      <w:ins w:id="104" w:author="Joon Hei Lee" w:date="2026-06-25T16:49:00Z" w16du:dateUtc="2026-06-25T21:49:00Z">
        <w:r w:rsidR="006B1DC5">
          <w:t>)</w:t>
        </w:r>
      </w:ins>
      <w:ins w:id="105" w:author="Joon Hei Lee" w:date="2026-06-25T16:42:00Z" w16du:dateUtc="2026-06-25T21:42:00Z">
        <w:r w:rsidR="003C3109">
          <w:t xml:space="preserve">, ensuring that categories were </w:t>
        </w:r>
        <w:r w:rsidR="00836CB5">
          <w:t>balanced</w:t>
        </w:r>
      </w:ins>
      <w:ins w:id="106" w:author="Joon Hei Lee" w:date="2026-06-25T16:50:00Z" w16du:dateUtc="2026-06-25T21:50:00Z">
        <w:r w:rsidR="00D96039">
          <w:t xml:space="preserve"> </w:t>
        </w:r>
      </w:ins>
      <w:ins w:id="107" w:author="Joon Hei Lee" w:date="2026-06-25T17:10:00Z" w16du:dateUtc="2026-06-25T22:10:00Z">
        <w:r w:rsidR="0085115F">
          <w:t>in</w:t>
        </w:r>
      </w:ins>
      <w:ins w:id="108" w:author="Joon Hei Lee" w:date="2026-06-25T16:50:00Z" w16du:dateUtc="2026-06-25T21:50:00Z">
        <w:r w:rsidR="00D96039">
          <w:t xml:space="preserve"> </w:t>
        </w:r>
        <w:commentRangeStart w:id="109"/>
        <w:r w:rsidR="00CB6287">
          <w:t>(i) word count and (ii)</w:t>
        </w:r>
      </w:ins>
      <w:del w:id="110" w:author="Joon Hei Lee" w:date="2026-06-25T16:51:00Z" w16du:dateUtc="2026-06-25T21:51:00Z">
        <w:r w:rsidRPr="00735A0B" w:rsidDel="008D749D">
          <w:delText xml:space="preserve"> (2) balanced </w:delText>
        </w:r>
      </w:del>
      <w:r w:rsidRPr="00735A0B">
        <w:t>first phoneme</w:t>
      </w:r>
      <w:commentRangeEnd w:id="109"/>
      <w:r w:rsidR="00C24C1D" w:rsidRPr="00735A0B">
        <w:rPr>
          <w:rStyle w:val="CommentReference"/>
          <w:sz w:val="22"/>
          <w:szCs w:val="22"/>
        </w:rPr>
        <w:commentReference w:id="109"/>
      </w:r>
      <w:del w:id="111" w:author="Joon Hei Lee" w:date="2026-06-25T16:51:00Z" w16du:dateUtc="2026-06-25T21:51:00Z">
        <w:r w:rsidRPr="00735A0B" w:rsidDel="008D749D">
          <w:delText xml:space="preserve"> per category,</w:delText>
        </w:r>
      </w:del>
      <w:ins w:id="112" w:author="Joon Hei Lee" w:date="2026-06-25T16:51:00Z" w16du:dateUtc="2026-06-25T21:51:00Z">
        <w:r w:rsidR="00ED3820">
          <w:t>.</w:t>
        </w:r>
      </w:ins>
      <w:r w:rsidRPr="00735A0B">
        <w:t xml:space="preserve"> </w:t>
      </w:r>
      <w:ins w:id="113" w:author="Joon Hei Lee" w:date="2026-06-25T16:52:00Z" w16du:dateUtc="2026-06-25T21:52:00Z">
        <w:r w:rsidR="00B03D56">
          <w:t>We further v</w:t>
        </w:r>
        <w:r w:rsidR="00E527F0">
          <w:t xml:space="preserve">alidated that </w:t>
        </w:r>
        <w:r w:rsidR="00586742">
          <w:t>the</w:t>
        </w:r>
      </w:ins>
      <w:ins w:id="114" w:author="Joon Hei Lee" w:date="2026-06-25T17:35:00Z" w16du:dateUtc="2026-06-25T22:35:00Z">
        <w:r w:rsidR="0067745C">
          <w:t xml:space="preserve"> chosen</w:t>
        </w:r>
      </w:ins>
      <w:ins w:id="115" w:author="Joon Hei Lee" w:date="2026-06-25T16:52:00Z" w16du:dateUtc="2026-06-25T21:52:00Z">
        <w:r w:rsidR="00586742">
          <w:t xml:space="preserve"> categories </w:t>
        </w:r>
        <w:r w:rsidR="00ED1D22">
          <w:t xml:space="preserve">were semantically relevant and distinct by </w:t>
        </w:r>
      </w:ins>
      <w:del w:id="116" w:author="Joon Hei Lee" w:date="2026-06-25T17:00:00Z" w16du:dateUtc="2026-06-25T22:00:00Z">
        <w:r w:rsidRPr="00735A0B" w:rsidDel="00E85819">
          <w:delText xml:space="preserve">(3) word population span the </w:delText>
        </w:r>
      </w:del>
      <w:ins w:id="117" w:author="Joon Hei Lee" w:date="2026-06-25T17:00:00Z" w16du:dateUtc="2026-06-25T22:00:00Z">
        <w:r w:rsidR="00E85819">
          <w:t xml:space="preserve">examining the </w:t>
        </w:r>
      </w:ins>
      <w:ins w:id="118" w:author="Joon Hei Lee" w:date="2026-06-25T17:26:00Z" w16du:dateUtc="2026-06-25T22:26:00Z">
        <w:r w:rsidR="00A10DC0">
          <w:t xml:space="preserve">first three principal components of the </w:t>
        </w:r>
      </w:ins>
      <w:r w:rsidRPr="00735A0B">
        <w:t xml:space="preserve">word embedding space constructed by </w:t>
      </w:r>
      <w:del w:id="119" w:author="Joon Hei Lee" w:date="2026-06-25T17:27:00Z" w16du:dateUtc="2026-06-25T22:27:00Z">
        <w:r w:rsidRPr="00735A0B" w:rsidDel="00D71989">
          <w:delText xml:space="preserve">the first 3 principal components of their </w:delText>
        </w:r>
      </w:del>
      <w:r w:rsidRPr="00735A0B">
        <w:t>GloVe</w:t>
      </w:r>
      <w:r w:rsidR="00FC0013">
        <w:fldChar w:fldCharType="begin"/>
      </w:r>
      <w:r w:rsidR="00FC0013">
        <w:instrText xml:space="preserve"> ADDIN ZOTERO_ITEM CSL_CITATION {"citationID":"XejoG8iN","properties":{"unsorted":false,"formattedCitation":"\\super 53\\nosupersub{}","plainCitation":"53","noteIndex":0},"citationItems":[{"id":933,"uris":["http://zotero.org/users/11232516/items/N6KGU4IP"],"itemData":{"id":933,"type":"paper-conference","abstract":"Recent methods for learning vector space representations of words have succeeded in capturing ﬁne-grained semantic and syntactic regularities using vector arithmetic, but the origin of these regularities has remained opaque. We analyze and make explicit the model properties needed for such regularities to emerge in word vectors. The result is a new global logbilinear regression model that combines the advantages of the two major model families in the literature: global matrix factorization and local context window methods. Our model efﬁciently leverages statistical information by training only on the nonzero elements in a word-word cooccurrence matrix, rather than on the entire sparse matrix or on individual context windows in a large corpus. The model produces a vector space with meaningful substructure, as evidenced by its performance of 75% on a recent word analogy task. It also outperforms related models on similarity tasks and named entity recognition.","container-title":"Proceedings of the 2014 Conference on Empirical Methods in Natural Language Processing (EMNLP)","DOI":"10.3115/v1/D14-1162","event-title":"Proceedings of the 2014 Conference on Empirical Methods in Natural Language Processing (EMNLP)","language":"en","page":"1532-1543","publisher":"Association for Computational Linguistics","publisher-place":"Doha, Qatar","source":"DOI.org (Crossref)","title":"Glove: Global Vectors for Word Representation","title-short":"Glove","URL":"http://aclweb.org/anthology/D14-1162","author":[{"family":"Pennington","given":"Jeffrey"},{"family":"Socher","given":"Richard"},{"family":"Manning","given":"Christopher"}],"accessed":{"date-parts":[["2024",10,14]]},"issued":{"date-parts":[["2014"]]}}}],"schema":"https://github.com/citation-style-language/schema/raw/master/csl-citation.json"} </w:instrText>
      </w:r>
      <w:r w:rsidR="00FC0013">
        <w:fldChar w:fldCharType="separate"/>
      </w:r>
      <w:r w:rsidR="00FC0013" w:rsidRPr="00FC0013">
        <w:rPr>
          <w:kern w:val="0"/>
          <w:vertAlign w:val="superscript"/>
        </w:rPr>
        <w:t>53</w:t>
      </w:r>
      <w:r w:rsidR="00FC0013">
        <w:fldChar w:fldCharType="end"/>
      </w:r>
      <w:r w:rsidRPr="00735A0B">
        <w:t xml:space="preserve"> </w:t>
      </w:r>
      <w:ins w:id="120" w:author="Joon Hei Lee" w:date="2026-06-25T17:30:00Z" w16du:dateUtc="2026-06-25T22:30:00Z">
        <w:r w:rsidR="00193DB5">
          <w:t xml:space="preserve">vectors of </w:t>
        </w:r>
      </w:ins>
      <w:ins w:id="121" w:author="Joon Hei Lee" w:date="2026-06-25T17:27:00Z" w16du:dateUtc="2026-06-25T22:27:00Z">
        <w:r w:rsidR="00D71989">
          <w:t>all words in the dataset</w:t>
        </w:r>
      </w:ins>
      <w:ins w:id="122" w:author="Joon Hei Lee" w:date="2026-06-25T17:32:00Z" w16du:dateUtc="2026-06-25T22:32:00Z">
        <w:r w:rsidR="00197F0C">
          <w:t>, and observing that</w:t>
        </w:r>
      </w:ins>
      <w:ins w:id="123" w:author="Joon Hei Lee" w:date="2026-06-25T17:33:00Z" w16du:dateUtc="2026-06-25T22:33:00Z">
        <w:r w:rsidR="00D45874">
          <w:t xml:space="preserve"> the words were </w:t>
        </w:r>
        <w:r w:rsidR="00005DBC">
          <w:t xml:space="preserve">broadly </w:t>
        </w:r>
        <w:r w:rsidR="00D45874">
          <w:t>separable into the</w:t>
        </w:r>
      </w:ins>
      <w:ins w:id="124" w:author="Joon Hei Lee" w:date="2026-06-25T17:35:00Z" w16du:dateUtc="2026-06-25T22:35:00Z">
        <w:r w:rsidR="0067745C">
          <w:t>se</w:t>
        </w:r>
      </w:ins>
      <w:ins w:id="125" w:author="Joon Hei Lee" w:date="2026-06-25T17:34:00Z" w16du:dateUtc="2026-06-25T22:34:00Z">
        <w:r w:rsidR="005A4097">
          <w:t xml:space="preserve"> </w:t>
        </w:r>
      </w:ins>
      <w:ins w:id="126" w:author="Joon Hei Lee" w:date="2026-06-25T17:33:00Z" w16du:dateUtc="2026-06-25T22:33:00Z">
        <w:r w:rsidR="00D45874">
          <w:t>categories within this space</w:t>
        </w:r>
      </w:ins>
      <w:r w:rsidRPr="00735A0B">
        <w:t xml:space="preserve">. </w:t>
      </w:r>
      <w:del w:id="127" w:author="Joon Hei Lee" w:date="2026-06-25T17:39:00Z" w16du:dateUtc="2026-06-25T22:39:00Z">
        <w:r w:rsidRPr="00735A0B" w:rsidDel="00DC1F21">
          <w:delText xml:space="preserve">Images for </w:delText>
        </w:r>
      </w:del>
      <w:ins w:id="128" w:author="Joon Hei Lee" w:date="2026-06-25T17:43:00Z" w16du:dateUtc="2026-06-25T22:43:00Z">
        <w:r w:rsidR="0026290B">
          <w:t>T</w:t>
        </w:r>
      </w:ins>
      <w:del w:id="129" w:author="Joon Hei Lee" w:date="2026-06-25T17:43:00Z" w16du:dateUtc="2026-06-25T22:43:00Z">
        <w:r w:rsidRPr="00735A0B" w:rsidDel="0026290B">
          <w:delText>t</w:delText>
        </w:r>
      </w:del>
      <w:r w:rsidRPr="00735A0B">
        <w:t xml:space="preserve">he picture naming </w:t>
      </w:r>
      <w:del w:id="130" w:author="Joon Hei Lee" w:date="2026-06-25T17:38:00Z" w16du:dateUtc="2026-06-25T22:38:00Z">
        <w:r w:rsidRPr="00735A0B" w:rsidDel="0096513C">
          <w:delText xml:space="preserve">task were </w:delText>
        </w:r>
      </w:del>
      <w:ins w:id="131" w:author="Joon Hei Lee" w:date="2026-06-25T17:38:00Z" w16du:dateUtc="2026-06-25T22:38:00Z">
        <w:r w:rsidR="0099721D">
          <w:t xml:space="preserve">stimuli comprised </w:t>
        </w:r>
        <w:commentRangeStart w:id="132"/>
        <w:r w:rsidR="0099721D">
          <w:t xml:space="preserve">three different </w:t>
        </w:r>
      </w:ins>
      <w:r w:rsidRPr="00735A0B">
        <w:t xml:space="preserve">colored photos </w:t>
      </w:r>
      <w:commentRangeEnd w:id="132"/>
      <w:r w:rsidR="00C24C1D">
        <w:rPr>
          <w:rStyle w:val="CommentReference"/>
          <w:sz w:val="22"/>
          <w:szCs w:val="22"/>
        </w:rPr>
        <w:commentReference w:id="132"/>
      </w:r>
      <w:ins w:id="133" w:author="Joon Hei Lee" w:date="2026-06-25T17:38:00Z" w16du:dateUtc="2026-06-25T22:38:00Z">
        <w:r w:rsidR="00CD0A53">
          <w:t>per target word</w:t>
        </w:r>
        <w:r w:rsidR="000557AA">
          <w:t xml:space="preserve">, all retrieved </w:t>
        </w:r>
      </w:ins>
      <w:r w:rsidRPr="00735A0B">
        <w:t>from Google search.</w:t>
      </w:r>
      <w:ins w:id="134" w:author="Joon Hei Lee" w:date="2026-06-25T17:34:00Z" w16du:dateUtc="2026-06-25T22:34:00Z">
        <w:r w:rsidR="003D4C8F">
          <w:t xml:space="preserve"> </w:t>
        </w:r>
      </w:ins>
      <w:ins w:id="135" w:author="Joon Hei Lee" w:date="2026-06-25T16:56:00Z" w16du:dateUtc="2026-06-25T21:56:00Z">
        <w:r w:rsidR="0071372B">
          <w:t xml:space="preserve">Four participants </w:t>
        </w:r>
      </w:ins>
      <w:ins w:id="136" w:author="Joon Hei Lee" w:date="2026-06-25T16:57:00Z" w16du:dateUtc="2026-06-25T21:57:00Z">
        <w:r w:rsidR="00477867">
          <w:t>performed</w:t>
        </w:r>
        <w:r w:rsidR="000E16CC">
          <w:t xml:space="preserve"> older versions of the two tasks </w:t>
        </w:r>
      </w:ins>
      <w:ins w:id="137" w:author="Joon Hei Lee" w:date="2026-06-25T17:08:00Z" w16du:dateUtc="2026-06-25T22:08:00Z">
        <w:r w:rsidR="007F7E4D">
          <w:t>that consisted</w:t>
        </w:r>
      </w:ins>
      <w:ins w:id="138" w:author="Joon Hei Lee" w:date="2026-06-25T16:57:00Z" w16du:dateUtc="2026-06-25T21:57:00Z">
        <w:r w:rsidR="000E16CC">
          <w:t xml:space="preserve"> of </w:t>
        </w:r>
        <w:r w:rsidR="00AA6DF0">
          <w:t>s</w:t>
        </w:r>
      </w:ins>
      <w:ins w:id="139" w:author="Joon Hei Lee" w:date="2026-06-25T16:58:00Z" w16du:dateUtc="2026-06-25T21:58:00Z">
        <w:r w:rsidR="00AA6DF0">
          <w:t>lightly different word sets and category labels.</w:t>
        </w:r>
      </w:ins>
    </w:p>
    <w:p w14:paraId="544E8A8E" w14:textId="77777777" w:rsidR="00B95850" w:rsidRPr="00735A0B" w:rsidRDefault="00B95850" w:rsidP="0099776F">
      <w:commentRangeStart w:id="140"/>
      <w:r w:rsidRPr="00735A0B">
        <w:rPr>
          <w:b/>
          <w:bCs/>
        </w:rPr>
        <w:t>Language embeddings</w:t>
      </w:r>
      <w:commentRangeEnd w:id="140"/>
      <w:r w:rsidR="00C24C1D" w:rsidRPr="00735A0B">
        <w:rPr>
          <w:rStyle w:val="CommentReference"/>
          <w:b/>
          <w:bCs/>
          <w:sz w:val="22"/>
          <w:szCs w:val="22"/>
        </w:rPr>
        <w:commentReference w:id="140"/>
      </w:r>
      <w:r w:rsidRPr="00735A0B">
        <w:rPr>
          <w:b/>
          <w:bCs/>
        </w:rPr>
        <w:t>.</w:t>
      </w:r>
      <w:r w:rsidRPr="00735A0B">
        <w:t xml:space="preserve"> We used two established distributional-semantic models that derive word meaning exclusively from lexical co-occurrence statistics, with no visual input. GloVe (Global Vectors for Word Representation; Pennington, Zinkov &amp; Socher, 2014) was trained on the 840-billion-token Common Crawl corpus, yielding 300-dimensional vectors whose geometry encodes semantic similarity via log-bilinear co-occurrence statistics. Word2Vec (Mikolov et al., 2013) was trained on the Google News corpus (~100 billion words) using the skip-gram with negative sampling objective, also producing 300-dimensional vectors. Though both models produce similar-dimensional representations, they differ in training corpus and objective: GloVe directly factorizes a global co-occurrence matrix, whereas Word2Vec optimises local context-prediction. These models capture distributional-semantic structure—words that appear in similar linguistic contexts cluster together—but are entirely blind to the visual appearance of their referents. </w:t>
      </w:r>
    </w:p>
    <w:p w14:paraId="64264C7D" w14:textId="77777777" w:rsidR="00B95850" w:rsidRDefault="00B95850" w:rsidP="0099776F">
      <w:r w:rsidRPr="00735A0B">
        <w:rPr>
          <w:b/>
          <w:bCs/>
        </w:rPr>
        <w:t>Vision embeddings.</w:t>
      </w:r>
      <w:r w:rsidRPr="00735A0B">
        <w:t xml:space="preserve"> We selected two self-supervised vision models that learn image representations without any language supervision, ensuring that explained neural variance cannot be attributed to implicit linguistic content. DINOv2-Small (Oquab et al., 2024) is a Vision Transformer trained with a self-supervised distillation objective (self-distillation with no labels) on the curated LVD-142M dataset. We extracted the CLS token from the final transformer layer, yielding a 384-dimensional embedding per stimulus image. MoCo (Momentum Contrast; He et al., 2020; Chen et al., 2021) uses a ResNet-18 backbone pre-trained with the MoCo-v2 self-supervised contrastive learning framework on the YFCC100M dataset (~100 million Flickr images) and subsequently fine-tuned on ImageNet-1k for feature refinement. We extracted the 512-dimensional embedding via global average pooling of the final convolutional stage. Both vision models were deliberately chosen to be language-free: neither DINOv2 nor MoCo incorporates text, captions, or class labels during representation learning. Any neural variance uniquely explained by these embeddings therefore reflects visual-perceptual rather than linguistic information.</w:t>
      </w:r>
    </w:p>
    <w:p w14:paraId="67749CC9" w14:textId="051C1001" w:rsidR="003B09BE" w:rsidRPr="002007BB" w:rsidRDefault="003B09BE" w:rsidP="003B09BE">
      <w:pPr>
        <w:pStyle w:val="Heading2"/>
      </w:pPr>
      <w:r w:rsidRPr="002007BB">
        <w:lastRenderedPageBreak/>
        <w:t>Data acquisition</w:t>
      </w:r>
      <w:r w:rsidR="009A2387">
        <w:t xml:space="preserve"> and preprocessing</w:t>
      </w:r>
    </w:p>
    <w:p w14:paraId="5B14F7A8" w14:textId="2719BF19" w:rsidR="008B5EC5" w:rsidRDefault="003B09BE" w:rsidP="009A2387">
      <w:pPr>
        <w:rPr>
          <w:ins w:id="141" w:author="Joon Hei Lee" w:date="2026-06-26T12:09:00Z" w16du:dateUtc="2026-06-26T17:09:00Z"/>
        </w:rPr>
      </w:pPr>
      <w:r w:rsidRPr="00735A0B">
        <w:t xml:space="preserve">Neural signals were continuously recorded and digitized at 2 kHz using a Nihon Kohden system. </w:t>
      </w:r>
      <w:ins w:id="142" w:author="Joon Hei Lee" w:date="2026-06-26T12:14:00Z" w16du:dateUtc="2026-06-26T17:14:00Z">
        <w:r w:rsidR="00755F5F">
          <w:t xml:space="preserve">We </w:t>
        </w:r>
      </w:ins>
      <w:ins w:id="143" w:author="Joon Hei Lee" w:date="2026-06-26T12:23:00Z" w16du:dateUtc="2026-06-26T17:23:00Z">
        <w:r w:rsidR="000914B8">
          <w:t xml:space="preserve">removed </w:t>
        </w:r>
      </w:ins>
      <w:ins w:id="144" w:author="Joon Hei Lee" w:date="2026-06-26T12:15:00Z" w16du:dateUtc="2026-06-26T17:15:00Z">
        <w:r w:rsidR="00755F5F">
          <w:t>l</w:t>
        </w:r>
      </w:ins>
      <w:del w:id="145" w:author="Joon Hei Lee" w:date="2026-06-26T12:14:00Z" w16du:dateUtc="2026-06-26T17:14:00Z">
        <w:r w:rsidRPr="00735A0B" w:rsidDel="00755F5F">
          <w:delText>L</w:delText>
        </w:r>
      </w:del>
      <w:r w:rsidRPr="00735A0B">
        <w:t xml:space="preserve">ine noise </w:t>
      </w:r>
      <w:del w:id="146" w:author="Joon Hei Lee" w:date="2026-06-26T12:15:00Z" w16du:dateUtc="2026-06-26T17:15:00Z">
        <w:r w:rsidRPr="00735A0B" w:rsidDel="00727954">
          <w:delText xml:space="preserve">was attenuated via </w:delText>
        </w:r>
      </w:del>
      <w:ins w:id="147" w:author="Joon Hei Lee" w:date="2026-06-26T12:15:00Z" w16du:dateUtc="2026-06-26T17:15:00Z">
        <w:r w:rsidR="00727954">
          <w:t xml:space="preserve">by applying zero-phase delay </w:t>
        </w:r>
      </w:ins>
      <w:r w:rsidRPr="00735A0B">
        <w:t xml:space="preserve">notch </w:t>
      </w:r>
      <w:del w:id="148" w:author="Joon Hei Lee" w:date="2026-06-26T12:15:00Z" w16du:dateUtc="2026-06-26T17:15:00Z">
        <w:r w:rsidRPr="00735A0B" w:rsidDel="00727954">
          <w:delText xml:space="preserve">filtering </w:delText>
        </w:r>
      </w:del>
      <w:ins w:id="149" w:author="Joon Hei Lee" w:date="2026-06-26T12:15:00Z" w16du:dateUtc="2026-06-26T17:15:00Z">
        <w:r w:rsidR="00727954" w:rsidRPr="00735A0B">
          <w:t>filter</w:t>
        </w:r>
        <w:r w:rsidR="00727954">
          <w:t>s</w:t>
        </w:r>
        <w:r w:rsidR="00727954" w:rsidRPr="00735A0B">
          <w:t xml:space="preserve"> </w:t>
        </w:r>
      </w:ins>
      <w:r w:rsidRPr="00735A0B">
        <w:t>at 60 Hz and its harmonics</w:t>
      </w:r>
      <w:ins w:id="150" w:author="Joon Hei Lee" w:date="2026-06-26T12:16:00Z" w16du:dateUtc="2026-06-26T17:16:00Z">
        <w:r w:rsidR="001C435A">
          <w:t xml:space="preserve">, and </w:t>
        </w:r>
      </w:ins>
      <w:moveToRangeStart w:id="151" w:author="Joon Hei Lee" w:date="2026-06-26T12:09:00Z" w:name="move233368210"/>
      <w:moveTo w:id="152" w:author="Joon Hei Lee" w:date="2026-06-26T12:09:00Z" w16du:dateUtc="2026-06-26T17:09:00Z">
        <w:del w:id="153" w:author="Joon Hei Lee" w:date="2026-06-26T12:16:00Z" w16du:dateUtc="2026-06-26T17:16:00Z">
          <w:r w:rsidR="008B5EC5" w:rsidRPr="00735A0B" w:rsidDel="001C435A">
            <w:delText>A</w:delText>
          </w:r>
        </w:del>
        <w:del w:id="154" w:author="Joon Hei Lee" w:date="2026-06-26T12:17:00Z" w16du:dateUtc="2026-06-26T17:17:00Z">
          <w:r w:rsidR="008B5EC5" w:rsidRPr="00735A0B" w:rsidDel="0004467C">
            <w:delText xml:space="preserve">rtifact rejection and electrode </w:delText>
          </w:r>
        </w:del>
        <w:del w:id="155" w:author="Joon Hei Lee" w:date="2026-06-26T12:16:00Z" w16du:dateUtc="2026-06-26T17:16:00Z">
          <w:r w:rsidR="008B5EC5" w:rsidRPr="00735A0B" w:rsidDel="001C435A">
            <w:delText xml:space="preserve">exclusion </w:delText>
          </w:r>
        </w:del>
        <w:del w:id="156" w:author="Joon Hei Lee" w:date="2026-06-26T12:17:00Z" w16du:dateUtc="2026-06-26T17:17:00Z">
          <w:r w:rsidR="008B5EC5" w:rsidRPr="00735A0B" w:rsidDel="0004467C">
            <w:delText xml:space="preserve">were </w:delText>
          </w:r>
        </w:del>
        <w:r w:rsidR="008B5EC5" w:rsidRPr="00735A0B">
          <w:t xml:space="preserve">conducted </w:t>
        </w:r>
        <w:del w:id="157" w:author="Joon Hei Lee" w:date="2026-06-26T12:17:00Z" w16du:dateUtc="2026-06-26T17:17:00Z">
          <w:r w:rsidR="008B5EC5" w:rsidRPr="00735A0B" w:rsidDel="0004467C">
            <w:delText xml:space="preserve">through </w:delText>
          </w:r>
        </w:del>
        <w:r w:rsidR="008B5EC5" w:rsidRPr="00735A0B">
          <w:t xml:space="preserve">iterative manual inspection of </w:t>
        </w:r>
        <w:del w:id="158" w:author="Joon Hei Lee" w:date="2026-06-26T12:18:00Z" w16du:dateUtc="2026-06-26T17:18:00Z">
          <w:r w:rsidR="008B5EC5" w:rsidRPr="00735A0B" w:rsidDel="005A4481">
            <w:delText>trial-averaged, electrode-averaged,</w:delText>
          </w:r>
          <w:r w:rsidR="008B5EC5" w:rsidDel="005A4481">
            <w:delText xml:space="preserve"> and</w:delText>
          </w:r>
          <w:r w:rsidR="008B5EC5" w:rsidRPr="00735A0B" w:rsidDel="005A4481">
            <w:delText xml:space="preserve"> single-trial HGA</w:delText>
          </w:r>
          <w:r w:rsidR="008B5EC5" w:rsidDel="005A4481">
            <w:delText>;</w:delText>
          </w:r>
          <w:r w:rsidR="008B5EC5" w:rsidRPr="00735A0B" w:rsidDel="005A4481">
            <w:delText xml:space="preserve"> and trial-averaged </w:delText>
          </w:r>
          <w:r w:rsidR="008B5EC5" w:rsidDel="005A4481">
            <w:delText xml:space="preserve">and single-trial </w:delText>
          </w:r>
          <w:r w:rsidR="008B5EC5" w:rsidRPr="00735A0B" w:rsidDel="005A4481">
            <w:delText>spectrograms</w:delText>
          </w:r>
        </w:del>
      </w:moveTo>
      <w:ins w:id="159" w:author="Joon Hei Lee" w:date="2026-06-26T12:18:00Z" w16du:dateUtc="2026-06-26T17:18:00Z">
        <w:r w:rsidR="005A4481">
          <w:t>time</w:t>
        </w:r>
      </w:ins>
      <w:ins w:id="160" w:author="Joon Hei Lee" w:date="2026-06-26T12:19:00Z" w16du:dateUtc="2026-06-26T17:19:00Z">
        <w:r w:rsidR="00010F4C">
          <w:t>-</w:t>
        </w:r>
      </w:ins>
      <w:ins w:id="161" w:author="Joon Hei Lee" w:date="2026-06-26T12:18:00Z" w16du:dateUtc="2026-06-26T17:18:00Z">
        <w:r w:rsidR="005A4481">
          <w:t xml:space="preserve"> and frequency</w:t>
        </w:r>
      </w:ins>
      <w:ins w:id="162" w:author="Joon Hei Lee" w:date="2026-06-26T12:19:00Z" w16du:dateUtc="2026-06-26T17:19:00Z">
        <w:r w:rsidR="00010F4C">
          <w:t>-</w:t>
        </w:r>
      </w:ins>
      <w:ins w:id="163" w:author="Joon Hei Lee" w:date="2026-06-26T12:18:00Z" w16du:dateUtc="2026-06-26T17:18:00Z">
        <w:r w:rsidR="005A4481">
          <w:t>do</w:t>
        </w:r>
      </w:ins>
      <w:ins w:id="164" w:author="Joon Hei Lee" w:date="2026-06-26T12:19:00Z" w16du:dateUtc="2026-06-26T17:19:00Z">
        <w:r w:rsidR="005A4481">
          <w:t>main signals</w:t>
        </w:r>
        <w:r w:rsidR="0081434F">
          <w:t xml:space="preserve"> </w:t>
        </w:r>
      </w:ins>
      <w:ins w:id="165" w:author="Joon Hei Lee" w:date="2026-06-26T12:20:00Z" w16du:dateUtc="2026-06-26T17:20:00Z">
        <w:r w:rsidR="00B027C3">
          <w:t>to exclude</w:t>
        </w:r>
        <w:r w:rsidR="00DD1384">
          <w:t xml:space="preserve"> </w:t>
        </w:r>
      </w:ins>
      <w:moveTo w:id="166" w:author="Joon Hei Lee" w:date="2026-06-26T12:09:00Z" w16du:dateUtc="2026-06-26T17:09:00Z">
        <w:del w:id="167" w:author="Joon Hei Lee" w:date="2026-06-26T12:20:00Z" w16du:dateUtc="2026-06-26T17:20:00Z">
          <w:r w:rsidR="008B5EC5" w:rsidRPr="00735A0B" w:rsidDel="00B027C3">
            <w:delText>. E</w:delText>
          </w:r>
        </w:del>
      </w:moveTo>
      <w:ins w:id="168" w:author="Joon Hei Lee" w:date="2026-06-26T12:20:00Z" w16du:dateUtc="2026-06-26T17:20:00Z">
        <w:r w:rsidR="00B027C3">
          <w:t>e</w:t>
        </w:r>
      </w:ins>
      <w:moveTo w:id="169" w:author="Joon Hei Lee" w:date="2026-06-26T12:09:00Z" w16du:dateUtc="2026-06-26T17:09:00Z">
        <w:r w:rsidR="008B5EC5" w:rsidRPr="00735A0B">
          <w:t xml:space="preserve">lectrodes </w:t>
        </w:r>
      </w:moveTo>
      <w:ins w:id="170" w:author="Joon Hei Lee" w:date="2026-06-26T12:21:00Z" w16du:dateUtc="2026-06-26T17:21:00Z">
        <w:r w:rsidR="0078326E">
          <w:t>and</w:t>
        </w:r>
      </w:ins>
      <w:moveTo w:id="171" w:author="Joon Hei Lee" w:date="2026-06-26T12:09:00Z" w16du:dateUtc="2026-06-26T17:09:00Z">
        <w:del w:id="172" w:author="Joon Hei Lee" w:date="2026-06-26T12:21:00Z" w16du:dateUtc="2026-06-26T17:21:00Z">
          <w:r w:rsidR="008B5EC5" w:rsidRPr="00735A0B" w:rsidDel="0078326E">
            <w:delText>or</w:delText>
          </w:r>
        </w:del>
        <w:r w:rsidR="008B5EC5" w:rsidRPr="00735A0B">
          <w:t xml:space="preserve"> trials exhibiting excessive noise, epileptiform activity, or other artifacts </w:t>
        </w:r>
        <w:del w:id="173" w:author="Joon Hei Lee" w:date="2026-06-26T12:20:00Z" w16du:dateUtc="2026-06-26T17:20:00Z">
          <w:r w:rsidR="008B5EC5" w:rsidRPr="00735A0B" w:rsidDel="00096700">
            <w:delText xml:space="preserve">were excluded </w:delText>
          </w:r>
        </w:del>
        <w:r w:rsidR="008B5EC5" w:rsidRPr="00735A0B">
          <w:t xml:space="preserve">from </w:t>
        </w:r>
        <w:del w:id="174" w:author="Joon Hei Lee" w:date="2026-06-26T12:21:00Z" w16du:dateUtc="2026-06-26T17:21:00Z">
          <w:r w:rsidR="008B5EC5" w:rsidRPr="00735A0B" w:rsidDel="00352E1B">
            <w:delText xml:space="preserve">all </w:delText>
          </w:r>
        </w:del>
        <w:r w:rsidR="008B5EC5" w:rsidRPr="00735A0B">
          <w:t>subsequent analyses.</w:t>
        </w:r>
      </w:moveTo>
      <w:moveToRangeEnd w:id="151"/>
      <w:ins w:id="175" w:author="Joon Hei Lee" w:date="2026-06-26T12:22:00Z" w16du:dateUtc="2026-06-26T17:22:00Z">
        <w:r w:rsidR="00B52AA1">
          <w:t xml:space="preserve"> </w:t>
        </w:r>
      </w:ins>
      <w:ins w:id="176" w:author="Joon Hei Lee" w:date="2026-06-26T12:23:00Z" w16du:dateUtc="2026-06-26T17:23:00Z">
        <w:r w:rsidR="00483D14">
          <w:t xml:space="preserve">We then </w:t>
        </w:r>
      </w:ins>
      <w:moveToRangeStart w:id="177" w:author="Joon Hei Lee" w:date="2026-06-26T12:22:00Z" w:name="move233368959"/>
      <w:moveTo w:id="178" w:author="Joon Hei Lee" w:date="2026-06-26T12:22:00Z" w16du:dateUtc="2026-06-26T17:22:00Z">
        <w:del w:id="179" w:author="Joon Hei Lee" w:date="2026-06-26T12:23:00Z" w16du:dateUtc="2026-06-26T17:23:00Z">
          <w:r w:rsidR="00B52AA1" w:rsidRPr="00735A0B" w:rsidDel="003F533F">
            <w:delText>C</w:delText>
          </w:r>
        </w:del>
      </w:moveTo>
      <w:ins w:id="180" w:author="Joon Hei Lee" w:date="2026-06-26T12:23:00Z" w16du:dateUtc="2026-06-26T17:23:00Z">
        <w:r w:rsidR="003F533F">
          <w:t>c</w:t>
        </w:r>
      </w:ins>
      <w:moveTo w:id="181" w:author="Joon Hei Lee" w:date="2026-06-26T12:22:00Z" w16du:dateUtc="2026-06-26T17:22:00Z">
        <w:r w:rsidR="00B52AA1" w:rsidRPr="00735A0B">
          <w:t>ommon average referenc</w:t>
        </w:r>
      </w:moveTo>
      <w:ins w:id="182" w:author="Joon Hei Lee" w:date="2026-06-26T12:23:00Z" w16du:dateUtc="2026-06-26T17:23:00Z">
        <w:r w:rsidR="003F533F">
          <w:t>ed</w:t>
        </w:r>
      </w:ins>
      <w:moveTo w:id="183" w:author="Joon Hei Lee" w:date="2026-06-26T12:22:00Z" w16du:dateUtc="2026-06-26T17:22:00Z">
        <w:del w:id="184" w:author="Joon Hei Lee" w:date="2026-06-26T12:23:00Z" w16du:dateUtc="2026-06-26T17:23:00Z">
          <w:r w:rsidR="00B52AA1" w:rsidRPr="00735A0B" w:rsidDel="003F533F">
            <w:delText>ing</w:delText>
          </w:r>
        </w:del>
        <w:r w:rsidR="00B52AA1" w:rsidRPr="00735A0B">
          <w:t xml:space="preserve"> </w:t>
        </w:r>
        <w:del w:id="185" w:author="Joon Hei Lee" w:date="2026-06-26T12:24:00Z" w16du:dateUtc="2026-06-26T17:24:00Z">
          <w:r w:rsidR="00B52AA1" w:rsidRPr="00735A0B" w:rsidDel="00C859F2">
            <w:delText>was applied across</w:delText>
          </w:r>
        </w:del>
      </w:moveTo>
      <w:ins w:id="186" w:author="Joon Hei Lee" w:date="2026-06-26T12:24:00Z" w16du:dateUtc="2026-06-26T17:24:00Z">
        <w:r w:rsidR="00C859F2">
          <w:t>signals from cle</w:t>
        </w:r>
      </w:ins>
      <w:ins w:id="187" w:author="Joon Hei Lee" w:date="2026-06-26T12:25:00Z" w16du:dateUtc="2026-06-26T17:25:00Z">
        <w:r w:rsidR="00C859F2">
          <w:t>an</w:t>
        </w:r>
      </w:ins>
      <w:moveTo w:id="188" w:author="Joon Hei Lee" w:date="2026-06-26T12:22:00Z" w16du:dateUtc="2026-06-26T17:22:00Z">
        <w:r w:rsidR="00B52AA1" w:rsidRPr="00735A0B">
          <w:t xml:space="preserve"> </w:t>
        </w:r>
        <w:r w:rsidR="00B52AA1">
          <w:t xml:space="preserve">electrodes </w:t>
        </w:r>
        <w:del w:id="189" w:author="Joon Hei Lee" w:date="2026-06-26T12:26:00Z" w16du:dateUtc="2026-06-26T17:26:00Z">
          <w:r w:rsidR="00B52AA1" w:rsidDel="00724B43">
            <w:delText>in the same</w:delText>
          </w:r>
        </w:del>
      </w:moveTo>
      <w:ins w:id="190" w:author="Joon Hei Lee" w:date="2026-06-26T12:26:00Z" w16du:dateUtc="2026-06-26T17:26:00Z">
        <w:r w:rsidR="00724B43">
          <w:t>at the level of each</w:t>
        </w:r>
      </w:ins>
      <w:moveTo w:id="191" w:author="Joon Hei Lee" w:date="2026-06-26T12:22:00Z" w16du:dateUtc="2026-06-26T17:22:00Z">
        <w:r w:rsidR="00B52AA1">
          <w:t xml:space="preserve"> ECoG grid or sEEG </w:t>
        </w:r>
        <w:r w:rsidR="00B52AA1" w:rsidRPr="00735A0B">
          <w:t xml:space="preserve">shank to attenuate </w:t>
        </w:r>
        <w:r w:rsidR="00B52AA1">
          <w:t xml:space="preserve">common mode </w:t>
        </w:r>
        <w:r w:rsidR="00B52AA1" w:rsidRPr="00735A0B">
          <w:t>noise.</w:t>
        </w:r>
      </w:moveTo>
      <w:moveToRangeEnd w:id="177"/>
    </w:p>
    <w:p w14:paraId="7ECF4EBF" w14:textId="11C1B23A" w:rsidR="007E5244" w:rsidRDefault="003B09BE" w:rsidP="009A2387">
      <w:pPr>
        <w:rPr>
          <w:ins w:id="192" w:author="Joon Hei Lee" w:date="2026-06-26T11:05:00Z" w16du:dateUtc="2026-06-26T16:05:00Z"/>
        </w:rPr>
      </w:pPr>
      <w:del w:id="193" w:author="Joon Hei Lee" w:date="2026-06-26T12:09:00Z" w16du:dateUtc="2026-06-26T17:09:00Z">
        <w:r w:rsidRPr="00735A0B" w:rsidDel="008B5EC5">
          <w:delText>,</w:delText>
        </w:r>
      </w:del>
      <w:del w:id="194" w:author="Joon Hei Lee" w:date="2026-06-26T12:57:00Z" w16du:dateUtc="2026-06-26T17:57:00Z">
        <w:r w:rsidRPr="00735A0B" w:rsidDel="008A32F4">
          <w:delText xml:space="preserve"> after which signals were</w:delText>
        </w:r>
      </w:del>
      <w:ins w:id="195" w:author="Joon Hei Lee" w:date="2026-06-26T12:57:00Z" w16du:dateUtc="2026-06-26T17:57:00Z">
        <w:r w:rsidR="008A32F4">
          <w:t xml:space="preserve">High-gamma </w:t>
        </w:r>
      </w:ins>
      <w:ins w:id="196" w:author="Joon Hei Lee" w:date="2026-06-26T13:39:00Z" w16du:dateUtc="2026-06-26T18:39:00Z">
        <w:r w:rsidR="002B0A3E">
          <w:t xml:space="preserve">(HG) </w:t>
        </w:r>
      </w:ins>
      <w:ins w:id="197" w:author="Joon Hei Lee" w:date="2026-06-26T12:57:00Z" w16du:dateUtc="2026-06-26T17:57:00Z">
        <w:r w:rsidR="005A03C7">
          <w:t>band acti</w:t>
        </w:r>
      </w:ins>
      <w:ins w:id="198" w:author="Joon Hei Lee" w:date="2026-06-26T12:58:00Z" w16du:dateUtc="2026-06-26T17:58:00Z">
        <w:r w:rsidR="005A03C7">
          <w:t>vity was extracted by</w:t>
        </w:r>
      </w:ins>
      <w:r w:rsidRPr="00735A0B">
        <w:t xml:space="preserve"> bandpass filter</w:t>
      </w:r>
      <w:ins w:id="199" w:author="Joon Hei Lee" w:date="2026-06-26T12:58:00Z" w16du:dateUtc="2026-06-26T17:58:00Z">
        <w:r w:rsidR="005A03C7">
          <w:t>ing</w:t>
        </w:r>
      </w:ins>
      <w:del w:id="200" w:author="Joon Hei Lee" w:date="2026-06-26T12:58:00Z" w16du:dateUtc="2026-06-26T17:58:00Z">
        <w:r w:rsidRPr="00735A0B" w:rsidDel="005A03C7">
          <w:delText>ed</w:delText>
        </w:r>
      </w:del>
      <w:r w:rsidRPr="00735A0B">
        <w:t xml:space="preserve"> </w:t>
      </w:r>
      <w:ins w:id="201" w:author="Joon Hei Lee" w:date="2026-06-26T12:58:00Z" w16du:dateUtc="2026-06-26T17:58:00Z">
        <w:r w:rsidR="00BF2C36">
          <w:t xml:space="preserve">signals </w:t>
        </w:r>
      </w:ins>
      <w:r w:rsidRPr="00735A0B">
        <w:t xml:space="preserve">between 70–200 Hz </w:t>
      </w:r>
      <w:r w:rsidR="00BF2C36">
        <w:t xml:space="preserve">with </w:t>
      </w:r>
      <w:r w:rsidRPr="00735A0B">
        <w:t>a causal</w:t>
      </w:r>
      <w:ins w:id="202" w:author="Joon Hei Lee" w:date="2026-06-26T12:58:00Z" w16du:dateUtc="2026-06-26T17:58:00Z">
        <w:r w:rsidR="004E35E5">
          <w:t>,</w:t>
        </w:r>
      </w:ins>
      <w:r w:rsidRPr="00735A0B">
        <w:t xml:space="preserve"> linear-phase finite impulse response (FIR) filter. </w:t>
      </w:r>
      <w:ins w:id="203" w:author="Joon Hei Lee" w:date="2026-06-26T13:41:00Z" w16du:dateUtc="2026-06-26T18:41:00Z">
        <w:r w:rsidR="0025345A">
          <w:t>We computed the analytic signal using the Hilbert transform</w:t>
        </w:r>
      </w:ins>
      <w:ins w:id="204" w:author="Joon Hei Lee" w:date="2026-06-26T13:42:00Z" w16du:dateUtc="2026-06-26T18:42:00Z">
        <w:r w:rsidR="005A62A8">
          <w:t xml:space="preserve"> </w:t>
        </w:r>
      </w:ins>
      <w:ins w:id="205" w:author="Joon Hei Lee" w:date="2026-06-26T13:41:00Z" w16du:dateUtc="2026-06-26T18:41:00Z">
        <w:r w:rsidR="0025345A">
          <w:t>and</w:t>
        </w:r>
        <w:r w:rsidR="00AB0BCE">
          <w:t xml:space="preserve"> </w:t>
        </w:r>
        <w:r w:rsidR="003445D3">
          <w:t>squared the amplitude env</w:t>
        </w:r>
      </w:ins>
      <w:ins w:id="206" w:author="Joon Hei Lee" w:date="2026-06-26T13:42:00Z" w16du:dateUtc="2026-06-26T18:42:00Z">
        <w:r w:rsidR="003445D3">
          <w:t xml:space="preserve">elope of this signal to obtain </w:t>
        </w:r>
        <w:r w:rsidR="00882FF1">
          <w:t>instantaneous</w:t>
        </w:r>
        <w:r w:rsidR="003445D3">
          <w:t xml:space="preserve"> HG power. </w:t>
        </w:r>
      </w:ins>
      <w:del w:id="207" w:author="Joon Hei Lee" w:date="2026-06-26T13:42:00Z" w16du:dateUtc="2026-06-26T18:42:00Z">
        <w:r w:rsidRPr="00735A0B" w:rsidDel="003B0ECF">
          <w:delText>T</w:delText>
        </w:r>
      </w:del>
      <w:del w:id="208" w:author="Joon Hei Lee" w:date="2026-06-26T13:12:00Z" w16du:dateUtc="2026-06-26T18:12:00Z">
        <w:r w:rsidRPr="00735A0B" w:rsidDel="00CE298E">
          <w:delText xml:space="preserve">o correct for the </w:delText>
        </w:r>
      </w:del>
      <w:ins w:id="209" w:author="Joon Hei Lee" w:date="2026-06-26T13:42:00Z" w16du:dateUtc="2026-06-26T18:42:00Z">
        <w:r w:rsidR="003B0ECF">
          <w:t xml:space="preserve">The </w:t>
        </w:r>
      </w:ins>
      <w:r w:rsidRPr="00735A0B">
        <w:t xml:space="preserve">constant group delay introduced by the </w:t>
      </w:r>
      <w:ins w:id="210" w:author="Joon Hei Lee" w:date="2026-06-26T13:43:00Z" w16du:dateUtc="2026-06-26T18:43:00Z">
        <w:r w:rsidR="00441527">
          <w:t xml:space="preserve">FIR </w:t>
        </w:r>
      </w:ins>
      <w:r w:rsidRPr="00735A0B">
        <w:t>filter</w:t>
      </w:r>
      <w:ins w:id="211" w:author="Joon Hei Lee" w:date="2026-06-26T13:43:00Z" w16du:dateUtc="2026-06-26T18:43:00Z">
        <w:r w:rsidR="00441527">
          <w:t xml:space="preserve"> </w:t>
        </w:r>
        <w:r w:rsidR="00A65F83">
          <w:t xml:space="preserve">was </w:t>
        </w:r>
      </w:ins>
      <w:ins w:id="212" w:author="Joon Hei Lee" w:date="2026-06-26T13:13:00Z" w16du:dateUtc="2026-06-26T18:13:00Z">
        <w:r w:rsidR="00980D2B">
          <w:t>determined</w:t>
        </w:r>
        <w:r w:rsidR="005541DE">
          <w:t xml:space="preserve"> using </w:t>
        </w:r>
      </w:ins>
      <m:oMath>
        <m:r>
          <w:ins w:id="213" w:author="Joon Hei Lee" w:date="2026-06-26T13:13:00Z" w16du:dateUtc="2026-06-26T18:13:00Z">
            <w:rPr>
              <w:rFonts w:ascii="Cambria Math" w:hAnsi="Cambria Math"/>
            </w:rPr>
            <m:t>τ</m:t>
          </w:ins>
        </m:r>
        <m:r>
          <w:ins w:id="214" w:author="Joon Hei Lee" w:date="2026-06-26T13:14:00Z" w16du:dateUtc="2026-06-26T18:14:00Z">
            <w:rPr>
              <w:rFonts w:ascii="Cambria Math" w:hAnsi="Cambria Math"/>
            </w:rPr>
            <m:t>=</m:t>
          </w:ins>
        </m:r>
        <m:f>
          <m:fPr>
            <m:ctrlPr>
              <w:ins w:id="215" w:author="Joon Hei Lee" w:date="2026-06-26T13:14:00Z" w16du:dateUtc="2026-06-26T18:14:00Z">
                <w:rPr>
                  <w:rFonts w:ascii="Cambria Math" w:hAnsi="Cambria Math"/>
                  <w:i/>
                </w:rPr>
              </w:ins>
            </m:ctrlPr>
          </m:fPr>
          <m:num>
            <m:r>
              <w:ins w:id="216" w:author="Joon Hei Lee" w:date="2026-06-26T13:14:00Z" w16du:dateUtc="2026-06-26T18:14:00Z">
                <w:rPr>
                  <w:rFonts w:ascii="Cambria Math" w:hAnsi="Cambria Math"/>
                </w:rPr>
                <m:t>N-1</m:t>
              </w:ins>
            </m:r>
          </m:num>
          <m:den>
            <m:r>
              <w:ins w:id="217" w:author="Joon Hei Lee" w:date="2026-06-26T13:14:00Z" w16du:dateUtc="2026-06-26T18:14:00Z">
                <w:rPr>
                  <w:rFonts w:ascii="Cambria Math" w:hAnsi="Cambria Math"/>
                </w:rPr>
                <m:t>2</m:t>
              </w:ins>
            </m:r>
            <m:r>
              <w:ins w:id="218" w:author="Joon Hei Lee" w:date="2026-06-26T13:15:00Z" w16du:dateUtc="2026-06-26T18:15:00Z">
                <w:rPr>
                  <w:rFonts w:ascii="Cambria Math" w:hAnsi="Cambria Math"/>
                </w:rPr>
                <m:t>⋅</m:t>
              </w:ins>
            </m:r>
            <m:sSub>
              <m:sSubPr>
                <m:ctrlPr>
                  <w:ins w:id="219" w:author="Joon Hei Lee" w:date="2026-06-26T13:14:00Z" w16du:dateUtc="2026-06-26T18:14:00Z">
                    <w:rPr>
                      <w:rFonts w:ascii="Cambria Math" w:hAnsi="Cambria Math"/>
                      <w:i/>
                    </w:rPr>
                  </w:ins>
                </m:ctrlPr>
              </m:sSubPr>
              <m:e>
                <m:r>
                  <w:ins w:id="220" w:author="Joon Hei Lee" w:date="2026-06-26T13:14:00Z" w16du:dateUtc="2026-06-26T18:14:00Z">
                    <w:rPr>
                      <w:rFonts w:ascii="Cambria Math" w:hAnsi="Cambria Math"/>
                    </w:rPr>
                    <m:t>f</m:t>
                  </w:ins>
                </m:r>
              </m:e>
              <m:sub>
                <m:r>
                  <w:ins w:id="221" w:author="Joon Hei Lee" w:date="2026-06-26T13:14:00Z" w16du:dateUtc="2026-06-26T18:14:00Z">
                    <w:rPr>
                      <w:rFonts w:ascii="Cambria Math" w:hAnsi="Cambria Math"/>
                    </w:rPr>
                    <m:t>s</m:t>
                  </w:ins>
                </m:r>
              </m:sub>
            </m:sSub>
          </m:den>
        </m:f>
      </m:oMath>
      <w:ins w:id="222" w:author="Joon Hei Lee" w:date="2026-06-26T13:16:00Z" w16du:dateUtc="2026-06-26T18:16:00Z">
        <w:r w:rsidR="00C6339B">
          <w:t xml:space="preserve"> </w:t>
        </w:r>
      </w:ins>
      <w:ins w:id="223" w:author="Joon Hei Lee" w:date="2026-06-26T13:43:00Z" w16du:dateUtc="2026-06-26T18:43:00Z">
        <w:r w:rsidR="00D22EBE">
          <w:t>(</w:t>
        </w:r>
      </w:ins>
      <w:ins w:id="224" w:author="Joon Hei Lee" w:date="2026-06-26T13:16:00Z" w16du:dateUtc="2026-06-26T18:16:00Z">
        <w:r w:rsidR="00C6339B">
          <w:t>where N</w:t>
        </w:r>
        <w:r w:rsidR="000339A9">
          <w:t xml:space="preserve"> was the number of filter taps and f</w:t>
        </w:r>
        <w:r w:rsidR="000339A9" w:rsidRPr="000339A9">
          <w:rPr>
            <w:vertAlign w:val="subscript"/>
          </w:rPr>
          <w:t>s</w:t>
        </w:r>
        <w:r w:rsidR="000339A9">
          <w:t xml:space="preserve"> the sampling rate</w:t>
        </w:r>
      </w:ins>
      <w:ins w:id="225" w:author="Joon Hei Lee" w:date="2026-06-26T13:17:00Z" w16du:dateUtc="2026-06-26T18:17:00Z">
        <w:r w:rsidR="00EA3F0A">
          <w:t>)</w:t>
        </w:r>
      </w:ins>
      <w:r w:rsidRPr="00735A0B">
        <w:t xml:space="preserve">, </w:t>
      </w:r>
      <w:del w:id="226" w:author="Joon Hei Lee" w:date="2026-06-26T13:18:00Z" w16du:dateUtc="2026-06-26T18:18:00Z">
        <w:r w:rsidDel="00752496">
          <w:delText xml:space="preserve">we then </w:delText>
        </w:r>
        <w:r w:rsidRPr="00735A0B" w:rsidDel="00752496">
          <w:delText xml:space="preserve">applied </w:delText>
        </w:r>
        <w:r w:rsidDel="00752496">
          <w:delText xml:space="preserve">a fixed time shift </w:delText>
        </w:r>
        <w:r w:rsidRPr="00735A0B" w:rsidDel="00752496">
          <w:delText>to realign the filtered signals with the original time base</w:delText>
        </w:r>
      </w:del>
      <w:ins w:id="227" w:author="Joon Hei Lee" w:date="2026-06-26T13:43:00Z" w16du:dateUtc="2026-06-26T18:43:00Z">
        <w:r w:rsidR="00071E65">
          <w:t xml:space="preserve">and </w:t>
        </w:r>
      </w:ins>
      <w:ins w:id="228" w:author="Joon Hei Lee" w:date="2026-06-26T13:19:00Z" w16du:dateUtc="2026-06-26T18:19:00Z">
        <w:r w:rsidR="0090616D">
          <w:t xml:space="preserve">subsequently </w:t>
        </w:r>
      </w:ins>
      <w:ins w:id="229" w:author="Joon Hei Lee" w:date="2026-06-26T13:18:00Z" w16du:dateUtc="2026-06-26T18:18:00Z">
        <w:r w:rsidR="00752496">
          <w:t xml:space="preserve">corrected for by shifting the </w:t>
        </w:r>
        <w:r w:rsidR="008D22A7">
          <w:t xml:space="preserve">filtered </w:t>
        </w:r>
      </w:ins>
      <w:ins w:id="230" w:author="Joon Hei Lee" w:date="2026-06-26T13:44:00Z" w16du:dateUtc="2026-06-26T18:44:00Z">
        <w:r w:rsidR="00D46619">
          <w:t>HG power</w:t>
        </w:r>
      </w:ins>
      <w:ins w:id="231" w:author="Joon Hei Lee" w:date="2026-06-26T13:18:00Z" w16du:dateUtc="2026-06-26T18:18:00Z">
        <w:r w:rsidR="008D22A7">
          <w:t xml:space="preserve"> backward</w:t>
        </w:r>
      </w:ins>
      <w:ins w:id="232" w:author="Joon Hei Lee" w:date="2026-06-26T13:20:00Z" w16du:dateUtc="2026-06-26T18:20:00Z">
        <w:r w:rsidR="00A13A1C">
          <w:t>s</w:t>
        </w:r>
      </w:ins>
      <w:ins w:id="233" w:author="Joon Hei Lee" w:date="2026-06-26T13:18:00Z" w16du:dateUtc="2026-06-26T18:18:00Z">
        <w:r w:rsidR="008D22A7">
          <w:t xml:space="preserve"> </w:t>
        </w:r>
      </w:ins>
      <w:ins w:id="234" w:author="Joon Hei Lee" w:date="2026-06-26T13:44:00Z" w16du:dateUtc="2026-06-26T18:44:00Z">
        <w:r w:rsidR="004A1683">
          <w:t xml:space="preserve">in time by this </w:t>
        </w:r>
      </w:ins>
      <w:ins w:id="235" w:author="Joon Hei Lee" w:date="2026-06-26T13:19:00Z" w16du:dateUtc="2026-06-26T18:19:00Z">
        <w:r w:rsidR="000B4766">
          <w:t>delay amount</w:t>
        </w:r>
      </w:ins>
      <w:r w:rsidRPr="00735A0B">
        <w:t xml:space="preserve">. </w:t>
      </w:r>
      <w:del w:id="236" w:author="Joon Hei Lee" w:date="2026-06-26T13:40:00Z" w16du:dateUtc="2026-06-26T18:40:00Z">
        <w:r w:rsidRPr="00735A0B" w:rsidDel="00E90FAE">
          <w:delText>High gamma activity (HGA) was used as the instantaneous power of the analytic signal, computed by squaring the amplitude envelope of the Hilbert-transformed filtered signal</w:delText>
        </w:r>
      </w:del>
      <w:del w:id="237" w:author="Joon Hei Lee" w:date="2026-06-26T13:41:00Z" w16du:dateUtc="2026-06-26T18:41:00Z">
        <w:r w:rsidRPr="00735A0B" w:rsidDel="0025345A">
          <w:delText xml:space="preserve">. </w:delText>
        </w:r>
      </w:del>
      <w:moveFromRangeStart w:id="238" w:author="Joon Hei Lee" w:date="2026-06-26T12:22:00Z" w:name="move233368959"/>
      <w:moveFrom w:id="239" w:author="Joon Hei Lee" w:date="2026-06-26T12:22:00Z" w16du:dateUtc="2026-06-26T17:22:00Z">
        <w:r w:rsidRPr="00735A0B" w:rsidDel="00B52AA1">
          <w:t xml:space="preserve">Common average referencing was applied across </w:t>
        </w:r>
        <w:r w:rsidDel="00B52AA1">
          <w:t xml:space="preserve">electrodes in the same ECoG grid or sEEG </w:t>
        </w:r>
        <w:r w:rsidRPr="00735A0B" w:rsidDel="00B52AA1">
          <w:t xml:space="preserve">shank to attenuate </w:t>
        </w:r>
        <w:r w:rsidDel="00B52AA1">
          <w:t xml:space="preserve">common mode </w:t>
        </w:r>
        <w:r w:rsidRPr="00735A0B" w:rsidDel="00B52AA1">
          <w:t xml:space="preserve">noise. </w:t>
        </w:r>
      </w:moveFrom>
      <w:moveFromRangeStart w:id="240" w:author="Joon Hei Lee" w:date="2026-06-26T14:12:00Z" w:name="move233375038"/>
      <w:moveFromRangeEnd w:id="238"/>
      <w:moveFrom w:id="241" w:author="Joon Hei Lee" w:date="2026-06-26T14:12:00Z" w16du:dateUtc="2026-06-26T19:12:00Z">
        <w:r w:rsidRPr="00735A0B" w:rsidDel="009A266A">
          <w:t xml:space="preserve">The resulting power time series </w:t>
        </w:r>
        <w:r w:rsidDel="009A266A">
          <w:t>was</w:t>
        </w:r>
        <w:r w:rsidRPr="00735A0B" w:rsidDel="009A266A">
          <w:t xml:space="preserve"> subsequently downsampled into non-overlapping 100 ms bins. For analyses requiring linear time warping, temporal interpolation or downsampling was performed prior to binning. </w:t>
        </w:r>
      </w:moveFrom>
      <w:moveFromRangeStart w:id="242" w:author="Joon Hei Lee" w:date="2026-06-26T12:09:00Z" w:name="move233368210"/>
      <w:moveFromRangeEnd w:id="240"/>
      <w:moveFrom w:id="243" w:author="Joon Hei Lee" w:date="2026-06-26T12:09:00Z" w16du:dateUtc="2026-06-26T17:09:00Z">
        <w:r w:rsidRPr="00735A0B" w:rsidDel="00CF107E">
          <w:t>Artifact rejection and electrode exclusion were conducted through iterative manual inspection of trial-averaged, electrode-averaged,</w:t>
        </w:r>
        <w:r w:rsidDel="00CF107E">
          <w:t xml:space="preserve"> and</w:t>
        </w:r>
        <w:r w:rsidRPr="00735A0B" w:rsidDel="00CF107E">
          <w:t xml:space="preserve"> single-trial HGA</w:t>
        </w:r>
        <w:r w:rsidDel="00CF107E">
          <w:t>;</w:t>
        </w:r>
        <w:r w:rsidRPr="00735A0B" w:rsidDel="00CF107E">
          <w:t xml:space="preserve"> and trial-averaged </w:t>
        </w:r>
        <w:r w:rsidDel="00CF107E">
          <w:t xml:space="preserve">and single-trial </w:t>
        </w:r>
        <w:r w:rsidRPr="00735A0B" w:rsidDel="00CF107E">
          <w:t xml:space="preserve">spectrograms. Electrodes or trials exhibiting excessive noise, epileptiform activity, or other artifacts were excluded from all subsequent analyses. </w:t>
        </w:r>
      </w:moveFrom>
      <w:moveFromRangeEnd w:id="242"/>
      <w:del w:id="244" w:author="Joon Hei Lee" w:date="2026-06-23T11:10:00Z" w16du:dateUtc="2026-06-23T16:10:00Z">
        <w:r w:rsidRPr="00735A0B" w:rsidDel="00B5506A">
          <w:delText>Additional non-language shanks are manually excluded for LH and RB. (Should we talk about details of the how we manually remove things?)</w:delText>
        </w:r>
      </w:del>
    </w:p>
    <w:p w14:paraId="08A7F2D3" w14:textId="624A9DA4" w:rsidR="00B20B1F" w:rsidRPr="007E5244" w:rsidDel="00FF1F07" w:rsidRDefault="006149D2" w:rsidP="009A2387">
      <w:pPr>
        <w:rPr>
          <w:del w:id="245" w:author="Joon Hei Lee" w:date="2026-06-26T14:12:00Z" w16du:dateUtc="2026-06-26T19:12:00Z"/>
        </w:rPr>
      </w:pPr>
      <w:ins w:id="246" w:author="Joon Hei Lee" w:date="2026-06-26T11:06:00Z" w16du:dateUtc="2026-06-26T16:06:00Z">
        <w:r>
          <w:t>We recorded audio using a unidirectional lapel microphone (Sennheiser) placed near the participant’s mouth</w:t>
        </w:r>
      </w:ins>
      <w:ins w:id="247" w:author="Joon Hei Lee" w:date="2026-06-26T11:07:00Z" w16du:dateUtc="2026-06-26T16:07:00Z">
        <w:r w:rsidR="00D5271A">
          <w:t xml:space="preserve">; the audio signal </w:t>
        </w:r>
      </w:ins>
      <w:ins w:id="248" w:author="Joon Hei Lee" w:date="2026-06-26T11:09:00Z" w16du:dateUtc="2026-06-26T16:09:00Z">
        <w:r w:rsidR="00990F88">
          <w:t>was</w:t>
        </w:r>
        <w:r w:rsidR="000258E7">
          <w:t xml:space="preserve"> transmitted wirelessly (Califone) to a recording computer sampled at 48 kHz.</w:t>
        </w:r>
        <w:r w:rsidR="00E81E95">
          <w:t xml:space="preserve"> Behavioral and </w:t>
        </w:r>
      </w:ins>
      <w:ins w:id="249" w:author="Joon Hei Lee" w:date="2026-06-26T11:10:00Z" w16du:dateUtc="2026-06-26T16:10:00Z">
        <w:r w:rsidR="00E81E95">
          <w:t xml:space="preserve">neural recordings were </w:t>
        </w:r>
      </w:ins>
      <w:ins w:id="250" w:author="Joon Hei Lee" w:date="2026-06-26T11:11:00Z" w16du:dateUtc="2026-06-26T16:11:00Z">
        <w:r w:rsidR="00D72954">
          <w:t>time-</w:t>
        </w:r>
      </w:ins>
      <w:ins w:id="251" w:author="Joon Hei Lee" w:date="2026-06-26T11:10:00Z" w16du:dateUtc="2026-06-26T16:10:00Z">
        <w:r w:rsidR="00E81E95">
          <w:t xml:space="preserve">synchronized </w:t>
        </w:r>
        <w:r w:rsidR="005672D1">
          <w:t>via a</w:t>
        </w:r>
        <w:r w:rsidR="00BC7BF7">
          <w:t xml:space="preserve"> common</w:t>
        </w:r>
        <w:r w:rsidR="005672D1">
          <w:t xml:space="preserve"> transistor-transistor logic (TTL) pulse recorded on both systems.</w:t>
        </w:r>
      </w:ins>
      <w:ins w:id="252" w:author="Joon Hei Lee" w:date="2026-06-26T14:12:00Z" w16du:dateUtc="2026-06-26T19:12:00Z">
        <w:r w:rsidR="00403DD5">
          <w:t xml:space="preserve"> </w:t>
        </w:r>
      </w:ins>
      <w:ins w:id="253" w:author="Joon Hei Lee" w:date="2026-06-26T11:42:00Z" w16du:dateUtc="2026-06-26T16:42:00Z">
        <w:r w:rsidR="00C143D7">
          <w:t xml:space="preserve">We </w:t>
        </w:r>
      </w:ins>
      <w:ins w:id="254" w:author="Joon Hei Lee" w:date="2026-06-26T11:45:00Z" w16du:dateUtc="2026-06-26T16:45:00Z">
        <w:r w:rsidR="003702BE">
          <w:t xml:space="preserve">manually </w:t>
        </w:r>
      </w:ins>
      <w:ins w:id="255" w:author="Joon Hei Lee" w:date="2026-06-26T11:42:00Z" w16du:dateUtc="2026-06-26T16:42:00Z">
        <w:r w:rsidR="00C143D7">
          <w:t>annotated</w:t>
        </w:r>
      </w:ins>
      <w:ins w:id="256" w:author="Joon Hei Lee" w:date="2026-06-26T11:44:00Z" w16du:dateUtc="2026-06-26T16:44:00Z">
        <w:r w:rsidR="00473096">
          <w:t xml:space="preserve"> all</w:t>
        </w:r>
      </w:ins>
      <w:ins w:id="257" w:author="Joon Hei Lee" w:date="2026-06-26T11:46:00Z" w16du:dateUtc="2026-06-26T16:46:00Z">
        <w:r w:rsidR="00E46976">
          <w:t xml:space="preserve"> words spoken by the participants</w:t>
        </w:r>
      </w:ins>
      <w:ins w:id="258" w:author="Joon Hei Lee" w:date="2026-06-26T11:44:00Z" w16du:dateUtc="2026-06-26T16:44:00Z">
        <w:r w:rsidR="00473096">
          <w:t xml:space="preserve">, along with their respective onset times, </w:t>
        </w:r>
        <w:r w:rsidR="004C1D48">
          <w:t xml:space="preserve">in the audio </w:t>
        </w:r>
      </w:ins>
      <w:ins w:id="259" w:author="Joon Hei Lee" w:date="2026-06-26T11:45:00Z" w16du:dateUtc="2026-06-26T16:45:00Z">
        <w:r w:rsidR="002E78B6">
          <w:t xml:space="preserve">recordings </w:t>
        </w:r>
      </w:ins>
      <w:ins w:id="260" w:author="Joon Hei Lee" w:date="2026-06-26T11:44:00Z" w16du:dateUtc="2026-06-26T16:44:00Z">
        <w:r w:rsidR="004C1D48">
          <w:t>using Audacity.</w:t>
        </w:r>
      </w:ins>
      <w:ins w:id="261" w:author="Joon Hei Lee" w:date="2026-06-26T15:22:00Z" w16du:dateUtc="2026-06-26T20:22:00Z">
        <w:r w:rsidR="00803C5B">
          <w:t xml:space="preserve"> </w:t>
        </w:r>
      </w:ins>
      <w:ins w:id="262" w:author="Joon Hei Lee" w:date="2026-06-26T15:23:00Z" w16du:dateUtc="2026-06-26T20:23:00Z">
        <w:r w:rsidR="00803C5B">
          <w:t>We then segmented the continuous neural data into</w:t>
        </w:r>
      </w:ins>
      <w:ins w:id="263" w:author="Joon Hei Lee" w:date="2026-06-26T15:29:00Z" w16du:dateUtc="2026-06-26T20:29:00Z">
        <w:r w:rsidR="002D6325">
          <w:t xml:space="preserve"> trial-wise</w:t>
        </w:r>
      </w:ins>
      <w:ins w:id="264" w:author="Joon Hei Lee" w:date="2026-06-26T15:23:00Z" w16du:dateUtc="2026-06-26T20:23:00Z">
        <w:r w:rsidR="00803C5B">
          <w:t xml:space="preserve"> epochs</w:t>
        </w:r>
      </w:ins>
      <w:ins w:id="265" w:author="Joon Hei Lee" w:date="2026-06-26T15:29:00Z" w16du:dateUtc="2026-06-26T20:29:00Z">
        <w:r w:rsidR="002D6325">
          <w:t xml:space="preserve"> </w:t>
        </w:r>
        <w:r w:rsidR="006E6C59">
          <w:t>spanning from</w:t>
        </w:r>
      </w:ins>
      <w:ins w:id="266" w:author="Joon Hei Lee" w:date="2026-06-26T15:31:00Z" w16du:dateUtc="2026-06-26T20:31:00Z">
        <w:r w:rsidR="00006D82">
          <w:t xml:space="preserve"> 500</w:t>
        </w:r>
        <w:r w:rsidR="002450FF">
          <w:t xml:space="preserve"> ms pre-stimulus onset to 500 ms post-voice offset</w:t>
        </w:r>
      </w:ins>
      <w:ins w:id="267" w:author="Joon Hei Lee" w:date="2026-06-26T12:43:00Z" w16du:dateUtc="2026-06-26T17:43:00Z">
        <w:r w:rsidR="00852084">
          <w:t>.</w:t>
        </w:r>
      </w:ins>
      <w:ins w:id="268" w:author="Joon Hei Lee" w:date="2026-06-26T12:39:00Z" w16du:dateUtc="2026-06-26T17:39:00Z">
        <w:r w:rsidR="007B0A83">
          <w:t xml:space="preserve"> </w:t>
        </w:r>
      </w:ins>
      <w:ins w:id="269" w:author="Joon Hei Lee" w:date="2026-06-26T11:50:00Z" w16du:dateUtc="2026-06-26T16:50:00Z">
        <w:r w:rsidR="00C85F85">
          <w:t>Trials</w:t>
        </w:r>
        <w:r w:rsidR="0066515E">
          <w:t xml:space="preserve"> with no intelligible responses</w:t>
        </w:r>
        <w:r w:rsidR="00C32093">
          <w:t xml:space="preserve">, or in which speech overlapped with an adjacent trial’s </w:t>
        </w:r>
        <w:r w:rsidR="00C30183">
          <w:t>stimulus</w:t>
        </w:r>
      </w:ins>
      <w:ins w:id="270" w:author="Joon Hei Lee" w:date="2026-06-26T11:51:00Z" w16du:dateUtc="2026-06-26T16:51:00Z">
        <w:r w:rsidR="003D31E2">
          <w:t xml:space="preserve"> (and vice versa) were </w:t>
        </w:r>
      </w:ins>
      <w:ins w:id="271" w:author="Joon Hei Lee" w:date="2026-06-26T14:04:00Z" w16du:dateUtc="2026-06-26T19:04:00Z">
        <w:r w:rsidR="00123469">
          <w:t>removed</w:t>
        </w:r>
      </w:ins>
      <w:ins w:id="272" w:author="Joon Hei Lee" w:date="2026-06-26T11:51:00Z" w16du:dateUtc="2026-06-26T16:51:00Z">
        <w:r w:rsidR="003D31E2">
          <w:t xml:space="preserve"> from</w:t>
        </w:r>
      </w:ins>
      <w:ins w:id="273" w:author="Joon Hei Lee" w:date="2026-06-26T14:12:00Z" w16du:dateUtc="2026-06-26T19:12:00Z">
        <w:r w:rsidR="00952316">
          <w:t xml:space="preserve"> </w:t>
        </w:r>
        <w:commentRangeStart w:id="274"/>
        <w:r w:rsidR="00952316">
          <w:t>analysis</w:t>
        </w:r>
      </w:ins>
      <w:commentRangeEnd w:id="274"/>
      <w:r w:rsidR="00DA7C81">
        <w:rPr>
          <w:rStyle w:val="CommentReference"/>
          <w:sz w:val="22"/>
          <w:szCs w:val="22"/>
        </w:rPr>
        <w:commentReference w:id="274"/>
      </w:r>
      <w:ins w:id="275" w:author="Joon Hei Lee" w:date="2026-06-26T14:12:00Z" w16du:dateUtc="2026-06-26T19:12:00Z">
        <w:r w:rsidR="00952316">
          <w:t>.</w:t>
        </w:r>
      </w:ins>
    </w:p>
    <w:p w14:paraId="4642033A" w14:textId="7CDACF3E" w:rsidR="00B95850" w:rsidRPr="002007BB" w:rsidRDefault="006B49A9" w:rsidP="006B49A9">
      <w:pPr>
        <w:pStyle w:val="Heading2"/>
      </w:pPr>
      <w:r>
        <w:t>F</w:t>
      </w:r>
      <w:r w:rsidR="00B95850" w:rsidRPr="002007BB">
        <w:t>eature</w:t>
      </w:r>
      <w:del w:id="276" w:author="Joon Hei Lee" w:date="2026-06-26T11:05:00Z" w16du:dateUtc="2026-06-26T16:05:00Z">
        <w:r w:rsidR="00B95850" w:rsidRPr="002007BB" w:rsidDel="00311785">
          <w:delText xml:space="preserve"> </w:delText>
        </w:r>
      </w:del>
      <w:del w:id="277" w:author="Joon Hei Lee" w:date="2026-06-26T11:04:00Z" w16du:dateUtc="2026-06-26T16:04:00Z">
        <w:r w:rsidR="00B95850" w:rsidRPr="002007BB" w:rsidDel="00EC4A45">
          <w:delText>extraction</w:delText>
        </w:r>
        <w:r w:rsidDel="00EC4A45">
          <w:delText xml:space="preserve"> and</w:delText>
        </w:r>
      </w:del>
      <w:r>
        <w:t xml:space="preserve"> selection</w:t>
      </w:r>
    </w:p>
    <w:p w14:paraId="7AC6E5D3" w14:textId="7EFA0873" w:rsidR="00FF1F07" w:rsidRPr="007E5244" w:rsidDel="00FF1F07" w:rsidRDefault="00FF1F07" w:rsidP="00FF1F07">
      <w:pPr>
        <w:rPr>
          <w:del w:id="278" w:author="Joon Hei Lee" w:date="2026-06-26T14:12:00Z" w16du:dateUtc="2026-06-26T19:12:00Z"/>
          <w:moveTo w:id="279" w:author="Joon Hei Lee" w:date="2026-06-26T14:12:00Z" w16du:dateUtc="2026-06-26T19:12:00Z"/>
        </w:rPr>
      </w:pPr>
      <w:moveToRangeStart w:id="280" w:author="Joon Hei Lee" w:date="2026-06-26T14:12:00Z" w:name="move233375038"/>
      <w:moveTo w:id="281" w:author="Joon Hei Lee" w:date="2026-06-26T14:12:00Z" w16du:dateUtc="2026-06-26T19:12:00Z">
        <w:del w:id="282" w:author="Joon Hei Lee" w:date="2026-06-26T16:13:00Z" w16du:dateUtc="2026-06-26T21:13:00Z">
          <w:r w:rsidRPr="00735A0B" w:rsidDel="001552BE">
            <w:lastRenderedPageBreak/>
            <w:delText xml:space="preserve">The resulting power time series </w:delText>
          </w:r>
          <w:r w:rsidDel="001552BE">
            <w:delText>was</w:delText>
          </w:r>
          <w:r w:rsidRPr="00735A0B" w:rsidDel="001552BE">
            <w:delText xml:space="preserve"> subsequently downsampled into non-overlapping 100</w:delText>
          </w:r>
        </w:del>
        <w:del w:id="283" w:author="Joon Hei Lee" w:date="2026-06-26T15:46:00Z" w16du:dateUtc="2026-06-26T20:46:00Z">
          <w:r w:rsidRPr="00735A0B" w:rsidDel="00917CAC">
            <w:delText xml:space="preserve"> </w:delText>
          </w:r>
        </w:del>
        <w:del w:id="284" w:author="Joon Hei Lee" w:date="2026-06-26T16:13:00Z" w16du:dateUtc="2026-06-26T21:13:00Z">
          <w:r w:rsidRPr="00735A0B" w:rsidDel="001552BE">
            <w:delText>ms bins. For analyses requiring linear time warping, temporal interpolation or downsampling was performed prior to binning.</w:delText>
          </w:r>
        </w:del>
      </w:moveTo>
    </w:p>
    <w:moveToRangeEnd w:id="280"/>
    <w:p w14:paraId="6D829D43" w14:textId="25C4619A" w:rsidR="00B95850" w:rsidRPr="00735A0B" w:rsidRDefault="007619FB" w:rsidP="00495DFE">
      <w:ins w:id="285" w:author="Joon Hei Lee" w:date="2026-06-26T16:02:00Z" w16du:dateUtc="2026-06-26T21:02:00Z">
        <w:r>
          <w:t xml:space="preserve">Stimulus durations varied across trials </w:t>
        </w:r>
      </w:ins>
      <w:ins w:id="286" w:author="Joon Hei Lee" w:date="2026-06-26T16:04:00Z" w16du:dateUtc="2026-06-26T21:04:00Z">
        <w:r w:rsidR="00CE372E">
          <w:t xml:space="preserve">for both </w:t>
        </w:r>
      </w:ins>
      <w:ins w:id="287" w:author="Joon Hei Lee" w:date="2026-06-26T16:02:00Z" w16du:dateUtc="2026-06-26T21:02:00Z">
        <w:r w:rsidR="003D64B7">
          <w:t>auditory description na</w:t>
        </w:r>
      </w:ins>
      <w:ins w:id="288" w:author="Joon Hei Lee" w:date="2026-06-26T16:03:00Z" w16du:dateUtc="2026-06-26T21:03:00Z">
        <w:r w:rsidR="003D64B7">
          <w:t xml:space="preserve">ming </w:t>
        </w:r>
      </w:ins>
      <w:ins w:id="289" w:author="Joon Hei Lee" w:date="2026-06-26T16:07:00Z" w16du:dateUtc="2026-06-26T21:07:00Z">
        <w:r w:rsidR="00561ECD">
          <w:t>(</w:t>
        </w:r>
      </w:ins>
      <w:ins w:id="290" w:author="Joon Hei Lee" w:date="2026-06-26T16:03:00Z" w16du:dateUtc="2026-06-26T21:03:00Z">
        <w:r w:rsidR="003D64B7">
          <w:t>due to</w:t>
        </w:r>
        <w:r w:rsidR="00E03673">
          <w:t xml:space="preserve"> each target word having a different description</w:t>
        </w:r>
      </w:ins>
      <w:ins w:id="291" w:author="Joon Hei Lee" w:date="2026-06-26T16:07:00Z" w16du:dateUtc="2026-06-26T21:07:00Z">
        <w:r w:rsidR="00561ECD">
          <w:t>)</w:t>
        </w:r>
      </w:ins>
      <w:ins w:id="292" w:author="Joon Hei Lee" w:date="2026-06-26T16:03:00Z" w16du:dateUtc="2026-06-26T21:03:00Z">
        <w:r w:rsidR="002F2A19">
          <w:t xml:space="preserve"> and </w:t>
        </w:r>
      </w:ins>
      <w:ins w:id="293" w:author="Joon Hei Lee" w:date="2026-06-26T16:04:00Z" w16du:dateUtc="2026-06-26T21:04:00Z">
        <w:r w:rsidR="001F51B9">
          <w:t>picture naming</w:t>
        </w:r>
        <w:r w:rsidR="00AA078F">
          <w:t xml:space="preserve"> </w:t>
        </w:r>
      </w:ins>
      <w:ins w:id="294" w:author="Joon Hei Lee" w:date="2026-06-26T16:07:00Z" w16du:dateUtc="2026-06-26T21:07:00Z">
        <w:r w:rsidR="000D4244">
          <w:t>(</w:t>
        </w:r>
      </w:ins>
      <w:ins w:id="295" w:author="Joon Hei Lee" w:date="2026-06-26T16:09:00Z" w16du:dateUtc="2026-06-26T21:09:00Z">
        <w:r w:rsidR="00CD70E3">
          <w:t xml:space="preserve">durations were extended slightly </w:t>
        </w:r>
      </w:ins>
      <w:ins w:id="296" w:author="Joon Hei Lee" w:date="2026-06-26T16:07:00Z" w16du:dateUtc="2026-06-26T21:07:00Z">
        <w:r w:rsidR="0093233C">
          <w:t xml:space="preserve">in </w:t>
        </w:r>
      </w:ins>
      <w:ins w:id="297" w:author="Joon Hei Lee" w:date="2026-06-26T16:05:00Z" w16du:dateUtc="2026-06-26T21:05:00Z">
        <w:r w:rsidR="008E1CD6">
          <w:t xml:space="preserve">certain blocks if participants </w:t>
        </w:r>
      </w:ins>
      <w:ins w:id="298" w:author="Joon Hei Lee" w:date="2026-06-26T16:09:00Z" w16du:dateUtc="2026-06-26T21:09:00Z">
        <w:r w:rsidR="007C250B">
          <w:t xml:space="preserve">expressed </w:t>
        </w:r>
        <w:r w:rsidR="00C650C0">
          <w:t xml:space="preserve">difficulty </w:t>
        </w:r>
        <w:r w:rsidR="00156D64">
          <w:t xml:space="preserve">finding </w:t>
        </w:r>
        <w:r w:rsidR="008407EA">
          <w:t xml:space="preserve">names </w:t>
        </w:r>
      </w:ins>
      <w:ins w:id="299" w:author="Joon Hei Lee" w:date="2026-06-26T16:10:00Z" w16du:dateUtc="2026-06-26T21:10:00Z">
        <w:r w:rsidR="00CB41AD">
          <w:t xml:space="preserve">within </w:t>
        </w:r>
      </w:ins>
      <w:ins w:id="300" w:author="Joon Hei Lee" w:date="2026-06-26T16:09:00Z" w16du:dateUtc="2026-06-26T21:09:00Z">
        <w:r w:rsidR="008407EA">
          <w:t>the</w:t>
        </w:r>
      </w:ins>
      <w:ins w:id="301" w:author="Joon Hei Lee" w:date="2026-06-26T16:10:00Z" w16du:dateUtc="2026-06-26T21:10:00Z">
        <w:r w:rsidR="002C2343">
          <w:t xml:space="preserve"> original</w:t>
        </w:r>
        <w:r w:rsidR="009E62E1">
          <w:t>ly allotted time</w:t>
        </w:r>
      </w:ins>
      <w:ins w:id="302" w:author="Joon Hei Lee" w:date="2026-06-26T16:09:00Z" w16du:dateUtc="2026-06-26T21:09:00Z">
        <w:r w:rsidR="008407EA">
          <w:t>).</w:t>
        </w:r>
      </w:ins>
      <w:ins w:id="303" w:author="Joon Hei Lee" w:date="2026-06-26T16:10:00Z" w16du:dateUtc="2026-06-26T21:10:00Z">
        <w:r w:rsidR="00D7445D">
          <w:t xml:space="preserve"> To account for this, we </w:t>
        </w:r>
      </w:ins>
      <w:del w:id="304" w:author="Joon Hei Lee" w:date="2026-06-26T16:11:00Z" w16du:dateUtc="2026-06-26T21:11:00Z">
        <w:r w:rsidR="00B95850" w:rsidRPr="00735A0B" w:rsidDel="00495DFE">
          <w:delText xml:space="preserve">For the picture naming task, trials are truncated to the shortest common duration and analyzed on a shared stimulus onset timeline. For the auditory naming task, the stimulus segment is </w:delText>
        </w:r>
      </w:del>
      <w:r w:rsidR="00B95850" w:rsidRPr="00735A0B">
        <w:t xml:space="preserve">linearly warped </w:t>
      </w:r>
      <w:ins w:id="305" w:author="Joon Hei Lee" w:date="2026-06-26T16:13:00Z" w16du:dateUtc="2026-06-26T21:13:00Z">
        <w:r w:rsidR="001552BE">
          <w:t xml:space="preserve">HG power within </w:t>
        </w:r>
      </w:ins>
      <w:ins w:id="306" w:author="Joon Hei Lee" w:date="2026-06-26T16:11:00Z" w16du:dateUtc="2026-06-26T21:11:00Z">
        <w:r w:rsidR="00495DFE">
          <w:t xml:space="preserve">each stimulus segment </w:t>
        </w:r>
      </w:ins>
      <w:r w:rsidR="00B95850" w:rsidRPr="00735A0B">
        <w:t>to the median stimulus duration across trials</w:t>
      </w:r>
      <w:ins w:id="307" w:author="Joon Hei Lee" w:date="2026-06-26T16:12:00Z" w16du:dateUtc="2026-06-26T21:12:00Z">
        <w:r w:rsidR="00CD3562">
          <w:t xml:space="preserve"> for each patient</w:t>
        </w:r>
      </w:ins>
      <w:del w:id="308" w:author="Joon Hei Lee" w:date="2026-06-26T16:12:00Z" w16du:dateUtc="2026-06-26T21:12:00Z">
        <w:r w:rsidR="00B95850" w:rsidRPr="00735A0B" w:rsidDel="001E45DF">
          <w:delText>, and truncated to the shortest common duration counting from stimulus offset</w:delText>
        </w:r>
      </w:del>
      <w:r w:rsidR="00B95850" w:rsidRPr="00735A0B">
        <w:t xml:space="preserve">. </w:t>
      </w:r>
      <w:ins w:id="309" w:author="Joon Hei Lee" w:date="2026-06-26T16:15:00Z" w16du:dateUtc="2026-06-26T21:15:00Z">
        <w:r w:rsidR="00D97CE8">
          <w:t>We thereafter</w:t>
        </w:r>
      </w:ins>
      <w:ins w:id="310" w:author="Joon Hei Lee" w:date="2026-06-26T16:41:00Z" w16du:dateUtc="2026-06-26T21:41:00Z">
        <w:r w:rsidR="00DF0858">
          <w:t xml:space="preserve"> downsampled </w:t>
        </w:r>
      </w:ins>
      <w:ins w:id="311" w:author="Joon Hei Lee" w:date="2026-06-26T16:43:00Z" w16du:dateUtc="2026-06-26T21:43:00Z">
        <w:r w:rsidR="00FD182E">
          <w:t>each epoch’s</w:t>
        </w:r>
      </w:ins>
      <w:ins w:id="312" w:author="Joon Hei Lee" w:date="2026-06-26T16:42:00Z" w16du:dateUtc="2026-06-26T21:42:00Z">
        <w:r w:rsidR="00515133">
          <w:t xml:space="preserve"> </w:t>
        </w:r>
        <w:r w:rsidR="00410163">
          <w:t xml:space="preserve">HG </w:t>
        </w:r>
      </w:ins>
      <w:ins w:id="313" w:author="Joon Hei Lee" w:date="2026-06-26T16:20:00Z" w16du:dateUtc="2026-06-26T21:20:00Z">
        <w:r w:rsidR="00AC56CA">
          <w:t xml:space="preserve">time series </w:t>
        </w:r>
      </w:ins>
      <w:ins w:id="314" w:author="Joon Hei Lee" w:date="2026-06-26T16:15:00Z" w16du:dateUtc="2026-06-26T21:15:00Z">
        <w:r w:rsidR="00D97CE8">
          <w:t>into</w:t>
        </w:r>
      </w:ins>
      <w:ins w:id="315" w:author="Joon Hei Lee" w:date="2026-06-26T16:13:00Z" w16du:dateUtc="2026-06-26T21:13:00Z">
        <w:r w:rsidR="005B3531" w:rsidRPr="00735A0B">
          <w:t xml:space="preserve"> non-overlapping 100</w:t>
        </w:r>
      </w:ins>
      <w:ins w:id="316" w:author="Joon Hei Lee" w:date="2026-06-26T16:15:00Z" w16du:dateUtc="2026-06-26T21:15:00Z">
        <w:r w:rsidR="007943EE">
          <w:t>-</w:t>
        </w:r>
      </w:ins>
      <w:ins w:id="317" w:author="Joon Hei Lee" w:date="2026-06-26T16:13:00Z" w16du:dateUtc="2026-06-26T21:13:00Z">
        <w:r w:rsidR="005B3531" w:rsidRPr="00735A0B">
          <w:t>ms bins</w:t>
        </w:r>
      </w:ins>
      <w:ins w:id="318" w:author="Joon Hei Lee" w:date="2026-06-26T16:21:00Z" w16du:dateUtc="2026-06-26T21:21:00Z">
        <w:r w:rsidR="004757CC">
          <w:t xml:space="preserve">, </w:t>
        </w:r>
        <w:r w:rsidR="00F16313">
          <w:t xml:space="preserve">time-aligned to </w:t>
        </w:r>
        <w:r w:rsidR="00317777">
          <w:t xml:space="preserve">various behavioral events of interest: </w:t>
        </w:r>
        <w:r w:rsidR="00A22562">
          <w:t xml:space="preserve">stimulus onset, </w:t>
        </w:r>
        <w:commentRangeStart w:id="319"/>
        <w:r w:rsidR="00A22562">
          <w:t xml:space="preserve">go cue onset, </w:t>
        </w:r>
      </w:ins>
      <w:commentRangeEnd w:id="319"/>
      <w:r w:rsidR="00104451">
        <w:rPr>
          <w:rStyle w:val="CommentReference"/>
          <w:sz w:val="22"/>
          <w:szCs w:val="22"/>
        </w:rPr>
        <w:commentReference w:id="319"/>
      </w:r>
      <w:ins w:id="320" w:author="Joon Hei Lee" w:date="2026-06-26T16:21:00Z" w16du:dateUtc="2026-06-26T21:21:00Z">
        <w:r w:rsidR="00A22562">
          <w:t>and speech onset</w:t>
        </w:r>
      </w:ins>
      <w:ins w:id="321" w:author="Joon Hei Lee" w:date="2026-06-26T16:22:00Z" w16du:dateUtc="2026-06-26T21:22:00Z">
        <w:r w:rsidR="00F97102">
          <w:t xml:space="preserve">. </w:t>
        </w:r>
      </w:ins>
      <w:ins w:id="322" w:author="Joon Hei Lee" w:date="2026-06-26T16:33:00Z" w16du:dateUtc="2026-06-26T21:33:00Z">
        <w:r w:rsidR="00B8470A">
          <w:t xml:space="preserve">Mean </w:t>
        </w:r>
      </w:ins>
      <w:ins w:id="323" w:author="Joon Hei Lee" w:date="2026-06-26T16:43:00Z" w16du:dateUtc="2026-06-26T21:43:00Z">
        <w:r w:rsidR="00472BCA">
          <w:t xml:space="preserve">HG </w:t>
        </w:r>
      </w:ins>
      <w:ins w:id="324" w:author="Joon Hei Lee" w:date="2026-06-26T16:33:00Z" w16du:dateUtc="2026-06-26T21:33:00Z">
        <w:r w:rsidR="00B8470A">
          <w:t xml:space="preserve">power within each bin was treated as </w:t>
        </w:r>
        <w:r w:rsidR="00BE7AF5">
          <w:t xml:space="preserve">a single </w:t>
        </w:r>
      </w:ins>
      <w:ins w:id="325" w:author="Joon Hei Lee" w:date="2026-06-26T16:20:00Z" w16du:dateUtc="2026-06-26T21:20:00Z">
        <w:r w:rsidR="0007407B">
          <w:t>neural feature for</w:t>
        </w:r>
      </w:ins>
      <w:ins w:id="326" w:author="Joon Hei Lee" w:date="2026-06-26T16:44:00Z" w16du:dateUtc="2026-06-26T21:44:00Z">
        <w:r w:rsidR="00CF15CE">
          <w:t xml:space="preserve"> decoding</w:t>
        </w:r>
      </w:ins>
      <w:ins w:id="327" w:author="Joon Hei Lee" w:date="2026-06-26T16:13:00Z" w16du:dateUtc="2026-06-26T21:13:00Z">
        <w:r w:rsidR="005B3531" w:rsidRPr="00735A0B">
          <w:t>.</w:t>
        </w:r>
      </w:ins>
      <w:ins w:id="328" w:author="Joon Hei Lee" w:date="2026-06-26T16:15:00Z" w16du:dateUtc="2026-06-26T21:15:00Z">
        <w:r w:rsidR="007943EE">
          <w:t xml:space="preserve"> </w:t>
        </w:r>
      </w:ins>
      <w:del w:id="329" w:author="Joon Hei Lee" w:date="2026-06-26T16:46:00Z" w16du:dateUtc="2026-06-26T21:46:00Z">
        <w:r w:rsidR="00B95850" w:rsidRPr="00735A0B" w:rsidDel="00322195">
          <w:delText>At each decoding time bin, the neural feature vector is formed by concatenating the current bin with the preceding 9 bins (in total 10 bins, 1 second) across all retained channels. Individual decoding models are built at every decoding time point.</w:delText>
        </w:r>
      </w:del>
      <w:ins w:id="330" w:author="Joon Hei Lee" w:date="2026-06-26T16:46:00Z" w16du:dateUtc="2026-06-26T21:46:00Z">
        <w:r w:rsidR="00322195">
          <w:t xml:space="preserve">Our primary analyses relied on </w:t>
        </w:r>
      </w:ins>
      <w:ins w:id="331" w:author="Joon Hei Lee" w:date="2026-06-26T16:47:00Z" w16du:dateUtc="2026-06-26T21:47:00Z">
        <w:r w:rsidR="00776F9E">
          <w:t xml:space="preserve">feature windows comprising </w:t>
        </w:r>
        <w:r w:rsidR="00B74AA3">
          <w:t xml:space="preserve">a specific time bin of data </w:t>
        </w:r>
      </w:ins>
      <w:ins w:id="332" w:author="Joon Hei Lee" w:date="2026-06-26T16:48:00Z" w16du:dateUtc="2026-06-26T21:48:00Z">
        <w:r w:rsidR="00B74AA3">
          <w:t xml:space="preserve">and </w:t>
        </w:r>
        <w:r w:rsidR="00F34481">
          <w:t xml:space="preserve">its </w:t>
        </w:r>
        <w:r w:rsidR="00B74AA3">
          <w:t>preceding four bins (</w:t>
        </w:r>
      </w:ins>
      <w:ins w:id="333" w:author="Joon Hei Lee" w:date="2026-06-26T16:55:00Z" w16du:dateUtc="2026-06-26T21:55:00Z">
        <w:r w:rsidR="00015171">
          <w:t>amounting to</w:t>
        </w:r>
      </w:ins>
      <w:ins w:id="334" w:author="Joon Hei Lee" w:date="2026-06-26T16:49:00Z" w16du:dateUtc="2026-06-26T21:49:00Z">
        <w:r w:rsidR="00ED3C0A">
          <w:t xml:space="preserve"> 5 bins and 500 ms per window)</w:t>
        </w:r>
        <w:r w:rsidR="00A32BEF">
          <w:t xml:space="preserve">, which were concatenated </w:t>
        </w:r>
        <w:r w:rsidR="00171785">
          <w:t>across all retained electrodes.</w:t>
        </w:r>
      </w:ins>
    </w:p>
    <w:p w14:paraId="46D80156" w14:textId="77777777" w:rsidR="00B95850" w:rsidRDefault="00B95850" w:rsidP="006B49A9">
      <w:pPr>
        <w:pStyle w:val="Heading3"/>
        <w:rPr>
          <w:b w:val="0"/>
        </w:rPr>
      </w:pPr>
      <w:r w:rsidRPr="002007BB">
        <w:t>Neighborhood Components Analysis</w:t>
      </w:r>
    </w:p>
    <w:p w14:paraId="67B80C98" w14:textId="644CA843" w:rsidR="00B95850" w:rsidRPr="00735A0B" w:rsidRDefault="00B95850" w:rsidP="0099776F">
      <w:r w:rsidRPr="00735A0B">
        <w:t>A key challenge in neural decoding is identifying a putative low-dimensional subspace containing neural activity most informative for the target variable</w:t>
      </w:r>
      <w:r w:rsidR="007E2CC2">
        <w:fldChar w:fldCharType="begin"/>
      </w:r>
      <w:r w:rsidR="00FC0013">
        <w:instrText xml:space="preserve"> ADDIN ZOTERO_ITEM CSL_CITATION {"citationID":"a0DlDrVt","properties":{"unsorted":false,"formattedCitation":"\\super 54\\uc0\\u8211{}56\\nosupersub{}","plainCitation":"54–56","noteIndex":0},"citationItems":[{"id":4173,"uris":["http://zotero.org/users/11232516/items/GZ2QNQHY"],"itemData":{"id":4173,"type":"article-journal","abstract":"The ongoing exponential rise in recording capacity calls for new approaches for analysing and interpreting neural data. Effective dimensionality has emerged as an important property of neural activity across populations of neurons, yet different studies rely on different definitions and interpretations of this quantity. Here we focus on intrinsic and embedding dimensionality, and discuss how they might reveal computational principles from data. Reviewing recent works, we propose that the intrinsic dimensionality reflects information about the latent variables encoded in collective activity, while embedding dimensionality reveals the manner in which this information is processed. We conclude by highlighting the role of network models as an ideal substrate for testing more specifically various hypotheses on the computational principles reflected through intrinsic and embedding dimensionality.","container-title":"Current opinion in neurobiology","DOI":"10.1016/j.conb.2021.08.002","ISSN":"0959-4388","journalAbbreviation":"Curr Opin Neurobiol","page":"113-120","PMID":"34537579","PMCID":"PMC8688220","source":"PubMed Central","title":"Interpreting neural computations by examining intrinsic and embedding dimensionality of neural activity","volume":"70","author":[{"family":"Jazayeri","given":"Mehrdad"},{"family":"Ostojic","given":"Srdjan"}],"issued":{"date-parts":[["2021",10]]}}},{"id":1479,"uris":["http://zotero.org/users/11232516/items/KUHH4MBP"],"itemData":{"id":1479,"type":"article-journal","abstract":"Objective. Brain machine interfaces (BMIs) that can restore speech have predominantly focused on decoding speech signals from the speech motor cortices. A few studies have shown some information outside the speech motor cortices, such as in parietal and temporal lobes, that also may be useful for BMIs. The ability to use information from outside the frontal lobe could be useful not only for people with locked-in syndrome, but also to people with frontal lobe damage, which can cause nonfluent aphasia or apraxia of speech. However, temporal and parietal lobes are predominantly involved in perceptive speech processing and comprehension. Therefore, to be able to use signals from these areas in a speech BMI, it is important to ascertain that they are related to production. Here, using intracranial recordings, we sought evidence for whether, when and where neural information related to speech intent could be found in the temporal and parietal cortices Approach. Using intracranial recordings, we examined neural activity across temporal and parietal cortices to identify signals associated with speech intent. We employed causal information to distinguish speech intent from resting states and other language-related processes, such as comprehension and working memory. Neural signals were analyzed for their spatial distribution and temporal dynamics to determine their relevance to speech production. Main results. Causal information enabled us to distinguish speech intent from resting state and other processes involved in language processing or working memory. Information related to speech intent was distributed widely across the temporal and parietal lobes, including superior temporal, medial temporal, angular, and supramarginal gyri. Significance. Loss of communication due to neurological diseases can be devastating. While speech BMIs have made strides in decoding speech from frontal lobe signals, our study reveals that the temporal and parietal cortices contain information about speech production intent that can be causally decoded prior to the onset of voice. This information is distributed across a large network. This information can be used to improve current speech BMIs and potentially expand the patient population for speech BMIs to include people with frontal lobe damage from stroke or traumatic brain injury.","container-title":"Journal of Neural Engineering","DOI":"10.1088/1741-2552/adaa20","ISSN":"1741-2552","issue":"1","journalAbbreviation":"J. Neural Eng.","language":"en","page":"016024","publisher":"IOP Publishing","source":"Institute of Physics","title":"Decoding speech intent from non-frontal cortical areas","volume":"22","author":[{"family":"Prakash","given":"Prashanth Ravi"},{"family":"Lei","given":"Tianhao"},{"family":"Flint","given":"Robert D"},{"family":"Hsieh","given":"Jason K"},{"family":"Fitzgerald","given":"Zachary"},{"family":"Mugler","given":"Emily"},{"family":"Templer","given":"Jessica"},{"family":"Goldrick","given":"Matthew A"},{"family":"Tate","given":"Matthew C"},{"family":"Rosenow","given":"Joshua"},{"family":"Glaser","given":"Joshua"},{"family":"Slutzky","given":"Marc W"}],"issued":{"date-parts":[["2025",2]]}}},{"id":4176,"uris":["http://zotero.org/users/11232516/items/TLA4B8YT"],"itemData":{"id":4176,"type":"article-journal","abstract":"The human prefrontal cortex (PFC) constitutes the structural basis underlying flexible cognitive control, where mixed-selective neural populations encode multiple task features to guide subsequent behavior. The mechanisms by which the brain simultaneously encodes multiple task–relevant variables while minimizing interference from task-irrelevant features remain unknown. Leveraging intracranial recordings from the human PFC, we first demonstrate that competition between coexisting representations of past and present task variables incurs a behavioral switch cost. Our results reveal that this interference between past and present states in the PFC is resolved through coding partitioning into distinct low-dimensional neural states; thereby strongly attenuating behavioral switch costs. In sum, these findings uncover a fundamental coding mechanism that constitutes a central building block of flexible cognitive control.","container-title":"Proceedings of the National Academy of Sciences","DOI":"10.1073/pnas.2220523120","issue":"28","page":"e2220523120","publisher":"Proceedings of the National Academy of Sciences","source":"pnas.org (Atypon)","title":"Subspace partitioning in the human prefrontal cortex resolves cognitive interference","volume":"120","author":[{"family":"Weber","given":"Jan"},{"family":"Iwama","given":"Gabriela"},{"family":"Solbakk","given":"Anne-Kristin"},{"family":"Blenkmann","given":"Alejandro O."},{"family":"Larsson","given":"Pal G."},{"family":"Ivanovic","given":"Jugoslav"},{"family":"Knight","given":"Robert T."},{"family":"Endestad","given":"Tor"},{"family":"Helfrich","given":"Randolph"}],"issued":{"date-parts":[["2023",7,11]]}}}],"schema":"https://github.com/citation-style-language/schema/raw/master/csl-citation.json"} </w:instrText>
      </w:r>
      <w:r w:rsidR="007E2CC2">
        <w:fldChar w:fldCharType="separate"/>
      </w:r>
      <w:r w:rsidR="00FC0013" w:rsidRPr="00FC0013">
        <w:rPr>
          <w:kern w:val="0"/>
          <w:vertAlign w:val="superscript"/>
        </w:rPr>
        <w:t>54–56</w:t>
      </w:r>
      <w:r w:rsidR="007E2CC2">
        <w:fldChar w:fldCharType="end"/>
      </w:r>
      <w:r w:rsidRPr="00735A0B">
        <w:t>, particularly given the high dimensionality and inter-participant variability of ECoG/sEEG recordings</w:t>
      </w:r>
      <w:r w:rsidR="00901457">
        <w:fldChar w:fldCharType="begin"/>
      </w:r>
      <w:r w:rsidR="00FC0013">
        <w:instrText xml:space="preserve"> ADDIN ZOTERO_ITEM CSL_CITATION {"citationID":"ILcFNILK","properties":{"unsorted":false,"formattedCitation":"\\super 57,58\\nosupersub{}","plainCitation":"57,58","noteIndex":0},"citationItems":[{"id":3172,"uris":["http://zotero.org/users/11232516/items/3359KPFB"],"itemData":{"id":3172,"type":"article","abstract":"Speech brain-computer interfaces (BCIs) can restore communication in individuals with neuromotor disorders who are unable to speak. However, current speech BCIs limit patient usability and successful deployment by requiring large volumes of patient-specific data collected over long periods of time. A promising solution to facilitate usability and accelerate their successful deployment is to combine data from multiple patients. This has proven difficult, however, due to differences in user neuroanatomy, varied placement of electrode arrays, and sparse sampling of targeted anatomy. Here, by aligning patient-specific neural data to a shared latent space, we show that speech BCIs can be trained on data combined across patients. Using canonical correlation analysis and high-density micro-electrocorticography (μECoG), we uncovered shared neural latent dynamics with preserved micro-scale speech information. This approach enabled cross-patient decoding models to achieve improved accuracies relative to patient-specific models facilitated by the high resolution and broad coverage of μECoG. Our findings support future speech BCIs that are more accurate and rapidly deployable, ultimately improving the quality of life for people with impaired communication from neuromotor disorders.","DOI":"10.1101/2025.08.21.671516","language":"en","license":"© 2025, Posted by Cold Spring Harbor Laboratory. This pre-print is available under a Creative Commons License (Attribution-NonCommercial-NoDerivs 4.0 International), CC BY-NC-ND 4.0, as described at http://creativecommons.org/licenses/by-nc-nd/4.0/","note":"ISSN: 2692-8205\npage: 2025.08.21.671516\nsection: New Results","publisher":"bioRxiv","source":"bioRxiv","title":"Shared latent representations of speech production for cross-patient speech decoding","URL":"https://www.biorxiv.org/content/10.1101/2025.08.21.671516v1","author":[{"family":"Spalding","given":"Z."},{"family":"Duraivel","given":"S."},{"family":"Rahimpour","given":"S."},{"family":"Wang","given":"C."},{"family":"Barth","given":"K."},{"family":"Schmitz","given":"C."},{"family":"Lad","given":"S. P."},{"family":"Friedman","given":"A. H."},{"family":"Southwell","given":"D. G."},{"family":"Viventi","given":"J."},{"family":"Cogan","given":"G. B."}],"accessed":{"date-parts":[["2025",8,25]]},"issued":{"date-parts":[["2025",8,21]]}}},{"id":3238,"uris":["http://zotero.org/users/11232516/items/HQRETHAA"],"itemData":{"id":3238,"type":"article-journal","container-title":"Advances in Neural Information Processing Systems","language":"en","page":"108600-108624","source":"proceedings.neurips.cc","title":"Neural decoding from stereotactic EEG: accounting for electrode variability across subjects","title-short":"Neural decoding from stereotactic EEG","volume":"37","author":[{"family":"Mentzelopoulos","given":"Georgios"},{"family":"Chatzipantazis","given":"Evangelos"},{"family":"Ramayya","given":"Ashwin G."},{"family":"Hedlund","given":"Michelle J."},{"family":"Buch","given":"Vivek P."},{"family":"Daniilidis","given":"Kostas"},{"family":"Kording","given":"Konrad P."},{"family":"Vitale","given":"Flavia"}],"issued":{"date-parts":[["2024",12,16]]}}}],"schema":"https://github.com/citation-style-language/schema/raw/master/csl-citation.json"} </w:instrText>
      </w:r>
      <w:r w:rsidR="00901457">
        <w:fldChar w:fldCharType="separate"/>
      </w:r>
      <w:r w:rsidR="00FC0013" w:rsidRPr="00FC0013">
        <w:rPr>
          <w:kern w:val="0"/>
          <w:vertAlign w:val="superscript"/>
        </w:rPr>
        <w:t>57,58</w:t>
      </w:r>
      <w:r w:rsidR="00901457">
        <w:fldChar w:fldCharType="end"/>
      </w:r>
      <w:r w:rsidRPr="00735A0B">
        <w:t>. To address this, we applied neighborhood components analysis</w:t>
      </w:r>
      <w:r w:rsidR="00901457">
        <w:fldChar w:fldCharType="begin"/>
      </w:r>
      <w:r w:rsidR="00FC0013">
        <w:instrText xml:space="preserve"> ADDIN ZOTERO_ITEM CSL_CITATION {"citationID":"soJg79W1","properties":{"unsorted":false,"formattedCitation":"\\super 59\\nosupersub{}","plainCitation":"59","noteIndex":0},"citationItems":[{"id":4147,"uris":["http://zotero.org/users/11232516/items/MYZVK96T"],"itemData":{"id":4147,"type":"paper-conference","abstract":"In this paper we propose a novel method for learning a Mahalanobis distance measure to be used in the KNN classification algorithm. The algorithm directly maximizes a stochastic variant of the leave-one-out KNN score on the training set. It can also learn a low-dimensional linear embedding of labeled data that can be used for data visualization and fast classification. Unlike other methods, our classification model is non-parametric, making no assumptions about the shape of the class distributions or the boundaries between them. The performance of the method is demonstrated on several data sets, both for metric learning and linear dimensionality reduction.","collection-title":"NIPS'04","container-title":"Proceedings of the 18th International Conference on Neural Information Processing Systems","page":"513–520","publisher":"MIT Press","publisher-place":"Cambridge, MA, USA","source":"ACM Digital Library","title":"Neighbourhood components analysis","author":[{"family":"Goldberger","given":"Jacob"},{"family":"Roweis","given":"Sam"},{"family":"Hinton","given":"Geoff"},{"family":"Salakhutdinov","given":"Ruslan"}],"accessed":{"date-parts":[["2026",5,31]]},"issued":{"date-parts":[["2004",12,1]]}}}],"schema":"https://github.com/citation-style-language/schema/raw/master/csl-citation.json"} </w:instrText>
      </w:r>
      <w:r w:rsidR="00901457">
        <w:fldChar w:fldCharType="separate"/>
      </w:r>
      <w:r w:rsidR="00FC0013" w:rsidRPr="00FC0013">
        <w:rPr>
          <w:kern w:val="0"/>
          <w:vertAlign w:val="superscript"/>
        </w:rPr>
        <w:t>59</w:t>
      </w:r>
      <w:r w:rsidR="00901457">
        <w:fldChar w:fldCharType="end"/>
      </w:r>
      <w:r w:rsidRPr="00735A0B">
        <w:t xml:space="preserve"> (NCA)—a supervised dimensionality reduction technique that directly optimizes a distance metric to maximize leave-one-out classification accuracy in the projected space—to extract the neural feature dimensions most discriminative for semantic categories and word identity prior to decoding. Unlike unsupervised approaches such as principal component analysis</w:t>
      </w:r>
      <w:r w:rsidR="0022378C">
        <w:fldChar w:fldCharType="begin"/>
      </w:r>
      <w:r w:rsidR="00FC0013">
        <w:instrText xml:space="preserve"> ADDIN ZOTERO_ITEM CSL_CITATION {"citationID":"pnGdV2yi","properties":{"unsorted":false,"formattedCitation":"\\super 60\\nosupersub{}","plainCitation":"60","noteIndex":0},"citationItems":[{"id":4187,"uris":["http://zotero.org/users/11232516/items/2MSTIDGB"],"itemData":{"id":4187,"type":"article-journal","abstract":"Large datasets are increasingly common and are often difficult to interpret. Principal component analysis (PCA) is a technique for reducing the dimensionality of such datasets, increasing interpretability but at the same time minimizing information loss. It does so by creating new uncorrelated variables that successively maximize variance. Finding such new variables, the principal components, reduces to solving an eigenvalue/eigenvector problem, and the new variables are defined by the dataset at hand, not a priori, hence making PCA an adaptive data analysis technique. It is adaptive in another sense too, since variants of the technique have been developed that are tailored to various different data types and structures. This article will begin by introducing the basic ideas of PCA, discussing what it can and cannot do. It will then describe some variants of PCA and their application.","container-title":"Philosophical transactions. Series A, Mathematical, physical, and engineering sciences","DOI":"10.1098/rsta.2015.0202","ISSN":"1364-503X","issue":"2065","journalAbbreviation":"Philos Trans A Math Phys Eng Sci","page":"20150202","PMID":"26953178","PMCID":"PMC4792409","source":"PubMed Central","title":"Principal component analysis: a review and recent developments","title-short":"Principal component analysis","volume":"374","author":[{"family":"Jolliffe","given":"Ian T."},{"family":"Cadima","given":"Jorge"}],"issued":{"date-parts":[["2016",4,13]]}}}],"schema":"https://github.com/citation-style-language/schema/raw/master/csl-citation.json"} </w:instrText>
      </w:r>
      <w:r w:rsidR="0022378C">
        <w:fldChar w:fldCharType="separate"/>
      </w:r>
      <w:r w:rsidR="00FC0013" w:rsidRPr="00FC0013">
        <w:rPr>
          <w:kern w:val="0"/>
          <w:vertAlign w:val="superscript"/>
        </w:rPr>
        <w:t>60</w:t>
      </w:r>
      <w:r w:rsidR="0022378C">
        <w:fldChar w:fldCharType="end"/>
      </w:r>
      <w:r w:rsidRPr="00735A0B">
        <w:t xml:space="preserve"> (PCA), NCA preserves and amplifies class-relevant structure in the data</w:t>
      </w:r>
      <w:r w:rsidR="008520C3">
        <w:fldChar w:fldCharType="begin"/>
      </w:r>
      <w:r w:rsidR="00FC0013">
        <w:instrText xml:space="preserve"> ADDIN ZOTERO_ITEM CSL_CITATION {"citationID":"ZkuYRhTL","properties":{"unsorted":false,"formattedCitation":"\\super 59\\uc0\\u8211{}61\\nosupersub{}","plainCitation":"59–61","noteIndex":0},"citationItems":[{"id":4147,"uris":["http://zotero.org/users/11232516/items/MYZVK96T"],"itemData":{"id":4147,"type":"paper-conference","abstract":"In this paper we propose a novel method for learning a Mahalanobis distance measure to be used in the KNN classification algorithm. The algorithm directly maximizes a stochastic variant of the leave-one-out KNN score on the training set. It can also learn a low-dimensional linear embedding of labeled data that can be used for data visualization and fast classification. Unlike other methods, our classification model is non-parametric, making no assumptions about the shape of the class distributions or the boundaries between them. The performance of the method is demonstrated on several data sets, both for metric learning and linear dimensionality reduction.","collection-title":"NIPS'04","container-title":"Proceedings of the 18th International Conference on Neural Information Processing Systems","page":"513–520","publisher":"MIT Press","publisher-place":"Cambridge, MA, USA","source":"ACM Digital Library","title":"Neighbourhood components analysis","author":[{"family":"Goldberger","given":"Jacob"},{"family":"Roweis","given":"Sam"},{"family":"Hinton","given":"Geoff"},{"family":"Salakhutdinov","given":"Ruslan"}],"accessed":{"date-parts":[["2026",5,31]]},"issued":{"date-parts":[["2004",12,1]]}}},{"id":4187,"uris":["http://zotero.org/users/11232516/items/2MSTIDGB"],"itemData":{"id":4187,"type":"article-journal","abstract":"Large datasets are increasingly common and are often difficult to interpret. Principal component analysis (PCA) is a technique for reducing the dimensionality of such datasets, increasing interpretability but at the same time minimizing information loss. It does so by creating new uncorrelated variables that successively maximize variance. Finding such new variables, the principal components, reduces to solving an eigenvalue/eigenvector problem, and the new variables are defined by the dataset at hand, not a priori, hence making PCA an adaptive data analysis technique. It is adaptive in another sense too, since variants of the technique have been developed that are tailored to various different data types and structures. This article will begin by introducing the basic ideas of PCA, discussing what it can and cannot do. It will then describe some variants of PCA and their application.","container-title":"Philosophical transactions. Series A, Mathematical, physical, and engineering sciences","DOI":"10.1098/rsta.2015.0202","ISSN":"1364-503X","issue":"2065","journalAbbreviation":"Philos Trans A Math Phys Eng Sci","page":"20150202","PMID":"26953178","PMCID":"PMC4792409","source":"PubMed Central","title":"Principal component analysis: a review and recent developments","title-short":"Principal component analysis","volume":"374","author":[{"family":"Jolliffe","given":"Ian T."},{"family":"Cadima","given":"Jorge"}],"issued":{"date-parts":[["2016",4,13]]}}},{"id":4183,"uris":["http://zotero.org/users/11232516/items/YXV65KUH"],"itemData":{"id":4183,"type":"article-journal","abstract":"Motor imagery (MI) is a traditional paradigm of brain-computer interface (BCI) and can assist users in creating direct connections between their brains and external equipment. The common spatial patterns algorithm is the most popular spatial filtering technique for collecting EEG signal features in MI-based BCI systems. Due to the defect that it only considers the spatial information of EEG signals and is susceptible to noise interference and other issues, its performance is diminished. In this study, we developed a Riemannian transform feature extraction method based on filter bank fusion with a combination of multiple time windows. First, we proposed the multi-time window data segmentation and recombination method by combining it with a filter group to create new data samples. This approach could capture individual differences due to the variation in time-frequency patterns across different participants, thereby improving the model's generalization performance. Second, Riemannian geometry was used for feature extraction from non-Euclidean structured EEG data. Then, considering the non-Gaussian distribution of EEG signals, the neighborhood component analysis (NCA) algorithm was chosen for feature selection. Finally, to meet real-time requirements and a low complexity, we employed a Support Vector Machine (SVM) as the classification algorithm. The proposed model achieved improved accuracy and robustness. In this study, we proposed an algorithm with superior performance on the BCI Competition IV dataset 2a, achieving an accuracy of 89%, a kappa value of 0.73 and an AUC of 0.9, demonstrating advanced capabilities. Furthermore, we analyzed data collected in our laboratory, and the proposed method achieved an accuracy of 77.4%, surpassing other comparative models. This method not only significantly improved the classification accuracy of motor imagery EEG signals but also bore significant implications for applications in the fields of brain-computer interfaces and neural engineering.","container-title":"Mathematical Biosciences and Engineering","DOI":"10.3934/mbe.2023554","ISSN":"1551-0018","issue":"7","journalAbbreviation":"MBE","language":"en","license":"2023 The Author(s)","note":"Cc_license_type: cc_by\nPrimary_atype: Mathematical Biosciences and Engineering\nSubject_term: Research article\nSubject_term_id: Research article","page":"12454-12471","source":"www.aimspress.com","title":"Study of MI-BCI classification method based on the Riemannian transform of personalized EEG spatiotemporal features","volume":"20","author":[{"family":"Ding","given":"Xiaotong"},{"family":"Yang","given":"Lei"},{"family":"Li","given":"Congsheng"},{"family":"Ding","given":"Xiaotong"},{"family":"Yang","given":"Lei"},{"family":"Li","given":"Congsheng"}],"issued":{"date-parts":[["2023"]]}}}],"schema":"https://github.com/citation-style-language/schema/raw/master/csl-citation.json"} </w:instrText>
      </w:r>
      <w:r w:rsidR="008520C3">
        <w:fldChar w:fldCharType="separate"/>
      </w:r>
      <w:r w:rsidR="00FC0013" w:rsidRPr="00FC0013">
        <w:rPr>
          <w:kern w:val="0"/>
          <w:vertAlign w:val="superscript"/>
        </w:rPr>
        <w:t>59–61</w:t>
      </w:r>
      <w:r w:rsidR="008520C3">
        <w:fldChar w:fldCharType="end"/>
      </w:r>
      <w:r w:rsidRPr="00735A0B">
        <w:t>, making it particularly well-suited for decoding tasks where the relevant signal is sparse across the full feature space</w:t>
      </w:r>
      <w:r w:rsidR="006A3F87">
        <w:fldChar w:fldCharType="begin"/>
      </w:r>
      <w:r w:rsidR="00FC0013">
        <w:instrText xml:space="preserve"> ADDIN ZOTERO_ITEM CSL_CITATION {"citationID":"asuAguuT","properties":{"unsorted":false,"formattedCitation":"\\super 62\\nosupersub{}","plainCitation":"62","noteIndex":0},"citationItems":[{"id":4180,"uris":["http://zotero.org/users/11232516/items/MTMWWTGV"],"itemData":{"id":4180,"type":"article-journal","abstract":"It is now common to have a modest to large number of features on individuals with complex diseases. Unsupervised analyses, such as clustering with and without preprocessing by Principle Component Analysis (PCA), is widely used in practice to uncover subgroups in a sample. However, in many modern studies features are often highly correlated and noisy (e.g. SNP’s, -omics, quantitative imaging markers, and electronic health record data). The practical performance of clustering approaches in these settings remains unclear. Through extensive simulations and empirical examples applying Gaussian Mixture Models and related clustering methods, we show these approaches (including variants of kmeans, VarSelLCM, HDClassifier, and Fisher-EM) can have very poor performance in many settings. We also show the poor performance is often driven by either an explicit or implicit assumption by the clustering algorithm that high variance features are relevant while lower variance features are irrelevant, called the variance as relevance assumption. We develop practical pre-processing approaches that improve analysis performance in some cases. This work offers practical guidance on the strengths and limitations of unsupervised clustering approaches in modern data analysis applications.","container-title":"Journal of statistical computation and simulation","DOI":"10.1080/00949655.2024.2329976","ISSN":"0094-9655","issue":"10","journalAbbreviation":"J Stat Comput Simul","page":"2291-2319","PMID":"39176071","PMCID":"PMC11338589","source":"PubMed Central","title":"Limitations of Clustering with PCA and Correlated Noise","volume":"94","author":[{"family":"Lippitt","given":"William"},{"family":"Carlson","given":"Nichole E."},{"family":"Arbet","given":"Jaron"},{"family":"Fingerlin","given":"Tasha E."},{"family":"Maier","given":"Lisa A."},{"family":"Kechris","given":"Katerina"}],"issued":{"date-parts":[["2024"]]}}}],"schema":"https://github.com/citation-style-language/schema/raw/master/csl-citation.json"} </w:instrText>
      </w:r>
      <w:r w:rsidR="006A3F87">
        <w:fldChar w:fldCharType="separate"/>
      </w:r>
      <w:r w:rsidR="00FC0013" w:rsidRPr="00FC0013">
        <w:rPr>
          <w:kern w:val="0"/>
          <w:vertAlign w:val="superscript"/>
        </w:rPr>
        <w:t>62</w:t>
      </w:r>
      <w:r w:rsidR="006A3F87">
        <w:fldChar w:fldCharType="end"/>
      </w:r>
      <w:r w:rsidRPr="00735A0B">
        <w:t xml:space="preserve">. </w:t>
      </w:r>
      <w:commentRangeStart w:id="335"/>
      <w:r w:rsidRPr="00735A0B">
        <w:t>We determined the optimal number of embedding dimensions empirically by training and evaluating classifiers across a range of dimension counts (5-50) in a pilot subset of 3 participants. The dimensionality at which held-out decoding accuracy plateaued (15) was then uniformly applied to all remaining participants. The NCA-transformed features served as input to all subsequent classifiers.</w:t>
      </w:r>
      <w:commentRangeEnd w:id="335"/>
      <w:r w:rsidR="00CC586F" w:rsidRPr="00735A0B">
        <w:rPr>
          <w:rStyle w:val="CommentReference"/>
          <w:sz w:val="22"/>
          <w:szCs w:val="22"/>
        </w:rPr>
        <w:commentReference w:id="335"/>
      </w:r>
    </w:p>
    <w:p w14:paraId="1AC80095" w14:textId="77777777" w:rsidR="00B95850" w:rsidRPr="002007BB" w:rsidRDefault="00B95850" w:rsidP="006B49A9">
      <w:pPr>
        <w:pStyle w:val="Heading2"/>
      </w:pPr>
      <w:r w:rsidRPr="002007BB">
        <w:t>Classification task</w:t>
      </w:r>
    </w:p>
    <w:p w14:paraId="05CB140C" w14:textId="664B6342" w:rsidR="00B95850" w:rsidRPr="00735A0B" w:rsidRDefault="00B95850" w:rsidP="0099776F">
      <w:r w:rsidRPr="00735A0B">
        <w:t xml:space="preserve">We performed decoding at two different granularities of lexical-semantic information: (i) semantic category and </w:t>
      </w:r>
      <w:commentRangeStart w:id="336"/>
      <w:commentRangeStart w:id="337"/>
      <w:r w:rsidRPr="00735A0B">
        <w:t>(ii) word identity</w:t>
      </w:r>
      <w:commentRangeEnd w:id="336"/>
      <w:r w:rsidR="00CC586F" w:rsidRPr="00735A0B">
        <w:rPr>
          <w:rStyle w:val="CommentReference"/>
          <w:sz w:val="22"/>
          <w:szCs w:val="22"/>
        </w:rPr>
        <w:commentReference w:id="336"/>
      </w:r>
      <w:commentRangeEnd w:id="337"/>
      <w:r w:rsidR="00903077" w:rsidRPr="00735A0B">
        <w:rPr>
          <w:rStyle w:val="CommentReference"/>
          <w:sz w:val="22"/>
          <w:szCs w:val="22"/>
        </w:rPr>
        <w:commentReference w:id="337"/>
      </w:r>
      <w:r w:rsidRPr="00735A0B">
        <w:t>. For each participant, we divided HG features across all trials into</w:t>
      </w:r>
      <w:r w:rsidR="007B2FE4">
        <w:t xml:space="preserve"> </w:t>
      </w:r>
      <w:r w:rsidR="005933F8">
        <w:t>randomized st</w:t>
      </w:r>
      <w:r w:rsidR="00C70BB7">
        <w:t>ratified k-fold partitions</w:t>
      </w:r>
      <w:r w:rsidR="00AE1635">
        <w:t xml:space="preserve"> (k=10)</w:t>
      </w:r>
      <w:r w:rsidR="00D63D2A">
        <w:t>; within each fold, one partition</w:t>
      </w:r>
      <w:r w:rsidR="00316A5A">
        <w:t xml:space="preserve"> contained data held out </w:t>
      </w:r>
      <w:r w:rsidR="00316A5A">
        <w:lastRenderedPageBreak/>
        <w:t>for</w:t>
      </w:r>
      <w:r w:rsidR="0068539C">
        <w:t xml:space="preserve"> testing while remaining partitions were used for training</w:t>
      </w:r>
      <w:r w:rsidRPr="00735A0B">
        <w:t>. We trained and evaluated support vector machine (SVM) classifiers with radial basis function (RBF) kernels</w:t>
      </w:r>
      <w:r w:rsidR="006A3F87">
        <w:fldChar w:fldCharType="begin"/>
      </w:r>
      <w:r w:rsidR="00FC0013">
        <w:instrText xml:space="preserve"> ADDIN ZOTERO_ITEM CSL_CITATION {"citationID":"bMGwItNS","properties":{"unsorted":false,"formattedCitation":"\\super 63\\nosupersub{}","plainCitation":"63","noteIndex":0},"citationItems":[{"id":2519,"uris":["http://zotero.org/users/11232516/items/ZXQX9DDU"],"itemData":{"id":2519,"type":"article-journal","container-title":"IEEE Intelligent Systems and their Applications","DOI":"10.1109/5254.708428","ISSN":"1094-7167","issue":"4","journalAbbreviation":"IEEE Intell. Syst. Their Appl.","language":"en","license":"https://ieeexplore.ieee.org/Xplorehelp/downloads/license-information/IEEE.html","page":"18-28","source":"DOI.org (Crossref)","title":"Support vector machines","volume":"13","author":[{"family":"Hearst","given":"M.A."},{"family":"Dumais","given":"S.T."},{"family":"Osuna","given":"E."},{"family":"Platt","given":"J."},{"family":"Scholkopf","given":"B."}],"issued":{"date-parts":[["1998",7]]}}}],"schema":"https://github.com/citation-style-language/schema/raw/master/csl-citation.json"} </w:instrText>
      </w:r>
      <w:r w:rsidR="006A3F87">
        <w:fldChar w:fldCharType="separate"/>
      </w:r>
      <w:r w:rsidR="00FC0013" w:rsidRPr="00FC0013">
        <w:rPr>
          <w:kern w:val="0"/>
          <w:vertAlign w:val="superscript"/>
        </w:rPr>
        <w:t>63</w:t>
      </w:r>
      <w:r w:rsidR="006A3F87">
        <w:fldChar w:fldCharType="end"/>
      </w:r>
      <w:r w:rsidRPr="00735A0B">
        <w:t xml:space="preserve"> using 5-fold cross-validation within the training set, optimizing decoder hyperparameters</w:t>
      </w:r>
      <w:r w:rsidR="00AE4ECF">
        <w:t xml:space="preserve"> (regularization term C and kernel width </w:t>
      </w:r>
      <w:r w:rsidR="007E4482" w:rsidRPr="007E4482">
        <w:t>γ</w:t>
      </w:r>
      <w:r w:rsidR="007E4482">
        <w:t>)</w:t>
      </w:r>
      <w:r w:rsidRPr="00735A0B">
        <w:t xml:space="preserve"> via grid search to maximize validation accuracy. We then retrained the best-performing model configuration on the full training subset, and tested on the held-out test set. We repeated this process over </w:t>
      </w:r>
      <w:r w:rsidR="00480A5D">
        <w:t xml:space="preserve">all folds </w:t>
      </w:r>
      <w:r w:rsidRPr="00735A0B">
        <w:t xml:space="preserve">to yield a stable estimate of mean test accuracy. To assess statistical significance, we compared observed test accuracy to an empirical </w:t>
      </w:r>
      <w:r w:rsidR="00B4137E">
        <w:t xml:space="preserve">null </w:t>
      </w:r>
      <w:r w:rsidRPr="00735A0B">
        <w:t>distribution derived by running the decoder on label-shuffled test sets 200 times.</w:t>
      </w:r>
      <w:r w:rsidR="00E706DE">
        <w:t xml:space="preserve"> </w:t>
      </w:r>
      <w:r w:rsidR="00BC20A4">
        <w:t xml:space="preserve">The test score obtained from a decoder </w:t>
      </w:r>
      <w:r w:rsidR="00EA4947">
        <w:t xml:space="preserve">was deemed significantly </w:t>
      </w:r>
      <w:r w:rsidR="00EC00CF">
        <w:t xml:space="preserve">above </w:t>
      </w:r>
      <w:r w:rsidR="00EA4947">
        <w:t xml:space="preserve">chance if </w:t>
      </w:r>
      <w:r w:rsidR="002A0DDF">
        <w:t>it was greater than or equal to the 95</w:t>
      </w:r>
      <w:r w:rsidR="002A0DDF" w:rsidRPr="002A0DDF">
        <w:rPr>
          <w:vertAlign w:val="superscript"/>
        </w:rPr>
        <w:t>th</w:t>
      </w:r>
      <w:r w:rsidR="002A0DDF">
        <w:t xml:space="preserve"> percentile of </w:t>
      </w:r>
      <w:r w:rsidR="00BC20A4">
        <w:t>the decoder’s</w:t>
      </w:r>
      <w:r w:rsidR="00B8343F">
        <w:t xml:space="preserve"> null distribution.</w:t>
      </w:r>
    </w:p>
    <w:p w14:paraId="5ACCC183" w14:textId="77777777" w:rsidR="00B95850" w:rsidRPr="0081090C" w:rsidRDefault="00B95850" w:rsidP="006B49A9">
      <w:pPr>
        <w:pStyle w:val="Heading2"/>
        <w:rPr>
          <w:b w:val="0"/>
        </w:rPr>
      </w:pPr>
      <w:r w:rsidRPr="002007BB">
        <w:t>Spatial characterization of lexical-semantic decoding</w:t>
      </w:r>
    </w:p>
    <w:p w14:paraId="7C289E6B" w14:textId="77777777" w:rsidR="00B95850" w:rsidRDefault="00B95850" w:rsidP="00B54BF3">
      <w:pPr>
        <w:pStyle w:val="Heading3"/>
        <w:rPr>
          <w:b w:val="0"/>
        </w:rPr>
      </w:pPr>
      <w:r w:rsidRPr="002007BB">
        <w:t>Region of interest specification and decoding</w:t>
      </w:r>
    </w:p>
    <w:p w14:paraId="3D527B4A" w14:textId="77777777" w:rsidR="00B95850" w:rsidRPr="00735A0B" w:rsidRDefault="00B95850" w:rsidP="0099776F">
      <w:r w:rsidRPr="00735A0B">
        <w:t>We assigned recording electrodes to anatomical regions of interest (ROIs) based on electrode coordinates derived from the above co-registration process. For each participant with sufficient coverage (≥3 electrodes) in a given ROI, we trained and evaluated separate SVM classifiers using only electrodes within that ROI. We then computed mean decoding accuracies across participants to yield group-level estimates, from which we identified the ROIs contributing the most to lexical-semantic decoding.</w:t>
      </w:r>
    </w:p>
    <w:p w14:paraId="205088A5" w14:textId="77777777" w:rsidR="00B95850" w:rsidRDefault="00B95850" w:rsidP="00B54BF3">
      <w:pPr>
        <w:pStyle w:val="Heading3"/>
        <w:rPr>
          <w:b w:val="0"/>
        </w:rPr>
      </w:pPr>
      <w:commentRangeStart w:id="338"/>
      <w:r w:rsidRPr="002007BB">
        <w:t>Single-electrode decoding</w:t>
      </w:r>
      <w:commentRangeEnd w:id="338"/>
      <w:r w:rsidR="00CC586F">
        <w:rPr>
          <w:rStyle w:val="CommentReference"/>
          <w:b w:val="0"/>
          <w:sz w:val="22"/>
          <w:szCs w:val="22"/>
        </w:rPr>
        <w:commentReference w:id="338"/>
      </w:r>
    </w:p>
    <w:p w14:paraId="4C96F5B6" w14:textId="77777777" w:rsidR="00B95850" w:rsidRPr="00735A0B" w:rsidRDefault="00B95850" w:rsidP="0099776F">
      <w:r w:rsidRPr="00735A0B">
        <w:t>To corroborate and complement ROI-level analyses, we also performed decoding using individual electrode features. We projected single-electrode accuracy values onto participant-specific cortical surface reconstructions, and subsequently normalized them to a common brain surface for group-level visualization.</w:t>
      </w:r>
    </w:p>
    <w:p w14:paraId="565D23CD" w14:textId="77777777" w:rsidR="00B95850" w:rsidRPr="008B4D2D" w:rsidRDefault="00B95850" w:rsidP="00B54BF3">
      <w:pPr>
        <w:pStyle w:val="Heading2"/>
        <w:rPr>
          <w:b w:val="0"/>
        </w:rPr>
      </w:pPr>
      <w:r w:rsidRPr="002007BB">
        <w:t>Temporal characterization of lexical-semantic decoding</w:t>
      </w:r>
    </w:p>
    <w:p w14:paraId="4E3363C3" w14:textId="77777777" w:rsidR="00B95850" w:rsidRDefault="00B95850" w:rsidP="00B54BF3">
      <w:pPr>
        <w:pStyle w:val="Heading3"/>
        <w:rPr>
          <w:b w:val="0"/>
        </w:rPr>
      </w:pPr>
      <w:r w:rsidRPr="002007BB">
        <w:t>Decoding through time</w:t>
      </w:r>
    </w:p>
    <w:p w14:paraId="24870616" w14:textId="284AB956" w:rsidR="00B95850" w:rsidRPr="00735A0B" w:rsidRDefault="00B95850" w:rsidP="0099776F">
      <w:r w:rsidRPr="00735A0B">
        <w:t xml:space="preserve">To identify the time course of decodable lexical-semantic information, we evaluated decoders using HG features extracted at varying time offsets relative to </w:t>
      </w:r>
      <w:commentRangeStart w:id="339"/>
      <w:r w:rsidRPr="00735A0B">
        <w:t>stimulus presentation</w:t>
      </w:r>
      <w:commentRangeEnd w:id="339"/>
      <w:r w:rsidR="00CC586F" w:rsidRPr="00735A0B">
        <w:rPr>
          <w:rStyle w:val="CommentReference"/>
          <w:sz w:val="22"/>
          <w:szCs w:val="22"/>
        </w:rPr>
        <w:commentReference w:id="339"/>
      </w:r>
      <w:r w:rsidRPr="00735A0B">
        <w:t>, using a 500-ms sliding window of data across the trial duration. For each time offset, we computed a p-value using the permutation test described above, and thereafter corrected p-values across all offsets for false discovery rate (FDR) using the Benjamini-Hochberg method</w:t>
      </w:r>
      <w:r w:rsidR="003133AC">
        <w:fldChar w:fldCharType="begin"/>
      </w:r>
      <w:r w:rsidR="00FC0013">
        <w:instrText xml:space="preserve"> ADDIN ZOTERO_ITEM CSL_CITATION {"citationID":"Ba8c8I6R","properties":{"unsorted":false,"formattedCitation":"\\super 64\\nosupersub{}","plainCitation":"64","noteIndex":0},"citationItems":[{"id":2520,"uris":["http://zotero.org/users/11232516/items/E6RD96KL"],"itemData":{"id":2520,"type":"article-journal","abstract":"The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(Methodological)","ISSN":"0035-9246","issue":"1","page":"289-300","publisher":"[Royal Statistical Society, Oxford University Press]","source":"JSTOR","title":"Controlling the false discovery rate: a practical and powerful approach to multiple testing","title-short":"Controlling the false discovery rate","volume":"57","author":[{"family":"Benjamini","given":"Yoav"},{"family":"Hochberg","given":"Yosef"}],"issued":{"date-parts":[["1995"]]}}}],"schema":"https://github.com/citation-style-language/schema/raw/master/csl-citation.json"} </w:instrText>
      </w:r>
      <w:r w:rsidR="003133AC">
        <w:fldChar w:fldCharType="separate"/>
      </w:r>
      <w:r w:rsidR="00FC0013" w:rsidRPr="00FC0013">
        <w:rPr>
          <w:kern w:val="0"/>
          <w:vertAlign w:val="superscript"/>
        </w:rPr>
        <w:t>64</w:t>
      </w:r>
      <w:r w:rsidR="003133AC">
        <w:fldChar w:fldCharType="end"/>
      </w:r>
      <w:r w:rsidRPr="00735A0B">
        <w:t xml:space="preserve">. We plotted decoding accuracy as a function of time to establish when semantic information became decodable </w:t>
      </w:r>
      <w:r w:rsidR="00B6601C">
        <w:t xml:space="preserve">above chance </w:t>
      </w:r>
      <w:r w:rsidRPr="00735A0B">
        <w:t>and when it peaked prior to speech onset.</w:t>
      </w:r>
    </w:p>
    <w:p w14:paraId="6B013017" w14:textId="77777777" w:rsidR="00B95850" w:rsidRPr="00601402" w:rsidRDefault="00B95850" w:rsidP="00B54BF3">
      <w:pPr>
        <w:pStyle w:val="Heading3"/>
        <w:rPr>
          <w:b w:val="0"/>
        </w:rPr>
      </w:pPr>
      <w:r w:rsidRPr="002007BB">
        <w:t>Temporal generalization</w:t>
      </w:r>
    </w:p>
    <w:p w14:paraId="279EC1BE" w14:textId="77777777" w:rsidR="00B95850" w:rsidRPr="00735A0B" w:rsidRDefault="00B95850" w:rsidP="0099776F">
      <w:r w:rsidRPr="00735A0B">
        <w:t>Explain the train time vs test time matrix setup, and what it tells us. Remember to cite JRK here</w:t>
      </w:r>
    </w:p>
    <w:p w14:paraId="107B5258" w14:textId="4DEC767D" w:rsidR="00B95850" w:rsidRPr="002007BB" w:rsidRDefault="00B95850" w:rsidP="00B54BF3">
      <w:pPr>
        <w:pStyle w:val="Heading2"/>
      </w:pPr>
      <w:r w:rsidRPr="002007BB">
        <w:lastRenderedPageBreak/>
        <w:t xml:space="preserve">Regression </w:t>
      </w:r>
      <w:r w:rsidR="0012755C">
        <w:t>task</w:t>
      </w:r>
    </w:p>
    <w:p w14:paraId="6612B5E9" w14:textId="77777777" w:rsidR="00B95850" w:rsidRPr="00735A0B" w:rsidRDefault="00B95850" w:rsidP="0099776F">
      <w:r w:rsidRPr="00735A0B">
        <w:t>We used a two-stage pipeline consisting of a Nyström approximation of the radial basis function (RBF) kernel followed by partial least squares (PLS) regression with 10 components. The Nyström step approximates the RBF kernel mapping by computing kernel evaluations between each training sample and a random subset of 100 training observations (sklearn default), projecting the neural features into a 100-dimensional nonlinear feature space. PLS regression then identifies 10 latent components that maximize the covariance between the kernelized neural features and the full-dimensional embedding targets. Critically, PLS performs implicit dimensionality reduction on both sides of the mapping simultaneously: it extracts linear combinations of the input features and linear combinations of the target dimensions that are maximally covariant, without requiring a separate compression step on the embedding targets. This kernel PLS approach combines the capacity to capture nonlinear neural-to-semantic mappings with robustness to the high-dimensional, multicollinear structure of multi-channel intracranial data.</w:t>
      </w:r>
    </w:p>
    <w:p w14:paraId="76D99178" w14:textId="77777777" w:rsidR="00B95850" w:rsidRPr="002007BB" w:rsidRDefault="00B95850" w:rsidP="0099776F">
      <w:pPr>
        <w:rPr>
          <w:b/>
          <w:bCs/>
        </w:rPr>
      </w:pPr>
      <w:r w:rsidRPr="002007BB">
        <w:rPr>
          <w:b/>
          <w:bCs/>
        </w:rPr>
        <w:t xml:space="preserve">Selection of the number of PLS components </w:t>
      </w:r>
    </w:p>
    <w:p w14:paraId="13AEA308" w14:textId="43F22207" w:rsidR="00B95850" w:rsidRPr="00735A0B" w:rsidRDefault="00B95850" w:rsidP="0099776F">
      <w:r w:rsidRPr="00735A0B">
        <w:t xml:space="preserve">The number of PLS latent components governs a bias–variance trade-off: too few components underfit the neural-to-semantic mapping, whereas too many fit training-set idiosyncrasies and generalize poorly. We fixed this hyperparameter by sweeping the </w:t>
      </w:r>
      <w:r w:rsidR="000C692A">
        <w:t xml:space="preserve">number of </w:t>
      </w:r>
      <w:r w:rsidRPr="00735A0B">
        <w:t>component</w:t>
      </w:r>
      <w:r w:rsidR="000C692A">
        <w:t>s</w:t>
      </w:r>
      <w:r w:rsidRPr="00735A0B">
        <w:t xml:space="preserve"> from 2 to 35 and evaluating </w:t>
      </w:r>
      <w:r w:rsidR="005D3D1A">
        <w:t>the</w:t>
      </w:r>
      <w:r w:rsidR="00B45AAD">
        <w:t xml:space="preserve"> peak accuracy across all time bins </w:t>
      </w:r>
      <w:r w:rsidR="00DA720E">
        <w:t xml:space="preserve">in </w:t>
      </w:r>
      <w:r w:rsidRPr="00735A0B">
        <w:t xml:space="preserve">held-out </w:t>
      </w:r>
      <w:r w:rsidR="00DA720E">
        <w:t>trials</w:t>
      </w:r>
      <w:r w:rsidRPr="00735A0B">
        <w:t xml:space="preserve"> over repeated train/test splits in seven participants </w:t>
      </w:r>
      <w:r w:rsidR="00CB52DD">
        <w:t>with GloVe model</w:t>
      </w:r>
      <w:r w:rsidRPr="00735A0B">
        <w:t>. Held-out mean-centered cosine similarity</w:t>
      </w:r>
      <w:r w:rsidR="00BE628B">
        <w:t>,</w:t>
      </w:r>
      <w:r w:rsidRPr="00735A0B">
        <w:t xml:space="preserve"> balanced </w:t>
      </w:r>
      <w:r w:rsidR="00BE628B">
        <w:t xml:space="preserve">category </w:t>
      </w:r>
      <w:r w:rsidRPr="00735A0B">
        <w:t>accuracy</w:t>
      </w:r>
      <w:r w:rsidR="00BE628B">
        <w:t xml:space="preserve"> and balanced word </w:t>
      </w:r>
      <w:r w:rsidRPr="00735A0B">
        <w:t xml:space="preserve">accuracy rose steeply up to roughly six to ten components and then plateaued (category accuracy 0.339 at ten components, ≥99% of the maxima observed within the comparable range, both of which occurred at fifteen components), </w:t>
      </w:r>
      <w:commentRangeStart w:id="340"/>
      <w:r w:rsidRPr="00735A0B">
        <w:t xml:space="preserve">whereas the train–test </w:t>
      </w:r>
      <w:r w:rsidR="00BE628B">
        <w:t>cosine similarity</w:t>
      </w:r>
      <w:r w:rsidRPr="00735A0B">
        <w:t xml:space="preserve"> gap grew monotonically with component count (0.04 at two, 0.15 at ten, 0.22 at fifteen, and 0.27 at twenty components), </w:t>
      </w:r>
      <w:commentRangeEnd w:id="340"/>
      <w:r w:rsidR="00BE628B" w:rsidRPr="00735A0B">
        <w:rPr>
          <w:rStyle w:val="CommentReference"/>
          <w:sz w:val="22"/>
          <w:szCs w:val="22"/>
        </w:rPr>
        <w:commentReference w:id="340"/>
      </w:r>
      <w:r w:rsidRPr="00735A0B">
        <w:t>indicating progressively worse overfitting with no held-out benefit. Ten components sat at the elbow of this trade-off—capturing essentially all recoverable held-out performance while keeping the generalization gap small—and were used for all regression analyses (Supplementary Fig. Sx).</w:t>
      </w:r>
    </w:p>
    <w:p w14:paraId="2DB115E4" w14:textId="5E7AF095" w:rsidR="00B95850" w:rsidRPr="002007BB" w:rsidRDefault="00B95850" w:rsidP="0099776F">
      <w:pPr>
        <w:rPr>
          <w:b/>
          <w:bCs/>
        </w:rPr>
      </w:pPr>
      <w:r w:rsidRPr="002007BB">
        <w:rPr>
          <w:b/>
          <w:bCs/>
        </w:rPr>
        <w:t xml:space="preserve">Cross-task co-training and electrode importance </w:t>
      </w:r>
      <w:r w:rsidR="00B7162D" w:rsidRPr="002007BB">
        <w:rPr>
          <w:b/>
          <w:bCs/>
        </w:rPr>
        <w:t xml:space="preserve"> </w:t>
      </w:r>
    </w:p>
    <w:p w14:paraId="7DA19734" w14:textId="77777777" w:rsidR="00B95850" w:rsidRPr="00735A0B" w:rsidRDefault="00B95850" w:rsidP="0099776F">
      <w:r w:rsidRPr="00735A0B">
        <w:t xml:space="preserve">To test whether one decoder could serve both speech tasks, we pooled picture and auditory-naming trials within each participant who performed both, restricting to the intersection of channels present in both tasks and aligning each task at its own category-decoding peak bin. Because picture trials outnumbered auditory trials, we balanced the pooled training set by random upsampling of the minority (auditory) trials to equal counts before fitting; simple resampling of this kind corrects task imbalance without inducing overfitting in this setting. A single kernel-PLS regressor (ten components, as above) was then trained on the balanced pool and evaluated on held-out trials of each task over repeated bootstrap splits, alongside task-specific (within-task) and transfer (train-one/test-other) </w:t>
      </w:r>
      <w:r w:rsidRPr="00735A0B">
        <w:lastRenderedPageBreak/>
        <w:t xml:space="preserve">decoders sharing the same test folds. Decoding was scored with word balanced accuracy, an independent category-centroid metric, and mean-centered cosine similarity, each split into trials of words seen versus unseen in that model's training set. Electrode importance for the co-trained model was quantified by the PLS variable importance-in-projection (VIP) statistic, which summarizes each channel's contribution across the retained latent components; channels with VIP &gt; 1 (above average importance) were treated as the high-importance set, and per-electrode cross-task semantic encoding was additionally assessed by representational similarity analysis against the embedding geometry computed separately for each task. </w:t>
      </w:r>
    </w:p>
    <w:p w14:paraId="3B329BC1" w14:textId="77777777" w:rsidR="00B95850" w:rsidRPr="002007BB" w:rsidRDefault="00B95850" w:rsidP="0099776F">
      <w:pPr>
        <w:rPr>
          <w:b/>
          <w:bCs/>
        </w:rPr>
      </w:pPr>
      <w:r w:rsidRPr="002007BB">
        <w:rPr>
          <w:b/>
          <w:bCs/>
        </w:rPr>
        <w:t xml:space="preserve">Linguistic versus visual attribution </w:t>
      </w:r>
    </w:p>
    <w:p w14:paraId="1F8E0A51" w14:textId="77777777" w:rsidR="00B95850" w:rsidRPr="00735A0B" w:rsidRDefault="00B95850" w:rsidP="0099776F">
      <w:r w:rsidRPr="00735A0B">
        <w:t>To determine whether decoded picture-naming activity reflected linguistic meaning or visual stimulus properties, we compared regression onto language only embeddings (GloVe, Word2Vec, ConceptNet) against regression onto visiononly self-supervised embeddings (DINOv2, DINOv3, MoCo) using the identical kernel-PLS pipeline and retrieval metric. For each participant, embedding family, and time bin we computed the above-chance decoding effect relative to the participant's permutation null, and summarized each participant by the mean post-stimulus above-chance effect for the language and visual families. Family preference was tested across participants with a two-sided Wilcoxon signed-rank test (language versus visual effect) for both word and category accuracy. The time-resolved language-minus-visual difference was tested bin-by-bin with a linear mixed model (random intercepts for participant), correcting across bins for false discovery rate. Because the vision models are trained without any text, captions, or labels and the language models without any images, neural variance uniquely captured by each family can be attributed to visual-perceptual versus linguistic distributional structure, respectively.</w:t>
      </w:r>
    </w:p>
    <w:p w14:paraId="272E78AE" w14:textId="77777777" w:rsidR="00B95850" w:rsidRPr="00735A0B" w:rsidRDefault="00B95850" w:rsidP="0099776F">
      <w:r w:rsidRPr="00735A0B">
        <w:rPr>
          <w:b/>
          <w:bCs/>
        </w:rPr>
        <w:t>Cross-validation and permutation null.</w:t>
      </w:r>
      <w:r w:rsidRPr="00735A0B">
        <w:t xml:space="preserve"> For each embedding model and each time bin independently, we performed 100 iterations of random train/test splitting (70%/30%). On each iteration, the Nyström kernel approximation and PLS regression were fit on the training set and applied to the held-out test set, yielding predicted embedding vectors for each test trial in the original embedding space. To establish a chance baseline, the training neural features were element-wise permuted (destroying trial-to-feature correspondence while preserving marginal statistics), the full pipeline was re-fit on the shuffled data, and retrieval was evaluated on the same test set. Goodness-of-fit was assessed by the mean cosine similarity between mean-centered predicted and true embeddings.</w:t>
      </w:r>
    </w:p>
    <w:p w14:paraId="3CD867FA" w14:textId="77777777" w:rsidR="00B95850" w:rsidRPr="002007BB" w:rsidRDefault="00B95850" w:rsidP="0099776F">
      <w:pPr>
        <w:rPr>
          <w:b/>
          <w:bCs/>
        </w:rPr>
      </w:pPr>
      <w:r w:rsidRPr="002007BB">
        <w:rPr>
          <w:b/>
          <w:bCs/>
        </w:rPr>
        <w:t>Word retrieval accuracy</w:t>
      </w:r>
    </w:p>
    <w:p w14:paraId="5519C792" w14:textId="77777777" w:rsidR="00B95850" w:rsidRPr="00735A0B" w:rsidRDefault="00B95850" w:rsidP="0099776F">
      <w:r w:rsidRPr="00735A0B">
        <w:t xml:space="preserve">Predicted embeddings were evaluated by retrieval against a vocabulary database. For each unique word in the stimulus set, a single representative embedding was computed as the mean across all trials of that word, yielding a database of </w:t>
      </w:r>
      <w:r w:rsidRPr="00735A0B">
        <w:rPr>
          <w:i/>
          <w:iCs/>
        </w:rPr>
        <w:t>W</w:t>
      </w:r>
      <w:r w:rsidRPr="00735A0B">
        <w:t xml:space="preserve"> canonical word vectors. For language embeddings (GloVe, Word2Vec), this averaging is trivial: every trial of a target word maps to the same fixed vector, so the mean reduces to deduplication. For vision embeddings (DINOv2-Small, MoCo), each word is depicted </w:t>
      </w:r>
      <w:r w:rsidRPr="00735A0B">
        <w:lastRenderedPageBreak/>
        <w:t xml:space="preserve">by three distinct image variants across trials, each producing a different embedding; the mean therefore averages across these visual depictions, yielding a single image-level representation per word that is not tied to any exemplar. Both the database and the predicted test embeddings were then mean-centered by subtracting the database centroid (the mean across all </w:t>
      </w:r>
      <w:r w:rsidRPr="00735A0B">
        <w:rPr>
          <w:i/>
          <w:iCs/>
        </w:rPr>
        <w:t>W</w:t>
      </w:r>
      <w:r w:rsidRPr="00735A0B">
        <w:t xml:space="preserve"> word entries), so that retrieval operated on deviations from the average word representation rather than on absolute positions in embedding space. The decoded word for each test trial was assigned by nearest-neighbor lookup under cosine distance in this centered space:</w:t>
      </w:r>
    </w:p>
    <w:p w14:paraId="590A1F81" w14:textId="77777777" w:rsidR="00B95850" w:rsidRPr="00735A0B" w:rsidRDefault="00B95850" w:rsidP="0099776F">
      <m:oMathPara>
        <m:oMath>
          <m:r>
            <m:rPr>
              <m:sty m:val="p"/>
            </m:rPr>
            <w:rPr>
              <w:rFonts w:ascii="Cambria Math" w:hAnsi="Cambria Math"/>
            </w:rPr>
            <m:t xml:space="preserve">ŵᵢ = </m:t>
          </m:r>
          <m:r>
            <w:rPr>
              <w:rFonts w:ascii="Cambria Math" w:hAnsi="Cambria Math"/>
            </w:rPr>
            <m:t>argmi</m:t>
          </m:r>
          <m:sSub>
            <m:sSubPr>
              <m:ctrlPr>
                <w:rPr>
                  <w:rFonts w:ascii="Cambria Math" w:hAnsi="Cambria Math"/>
                </w:rPr>
              </m:ctrlPr>
            </m:sSubPr>
            <m:e>
              <m:r>
                <w:rPr>
                  <w:rFonts w:ascii="Cambria Math" w:hAnsi="Cambria Math"/>
                </w:rPr>
                <m:t>n</m:t>
              </m:r>
            </m:e>
            <m:sub>
              <m:r>
                <w:rPr>
                  <w:rFonts w:ascii="Cambria Math" w:hAnsi="Cambria Math"/>
                </w:rPr>
                <m:t>w</m:t>
              </m:r>
            </m:sub>
          </m:sSub>
          <m:d>
            <m:dPr>
              <m:ctrlPr>
                <w:rPr>
                  <w:rFonts w:ascii="Cambria Math" w:hAnsi="Cambria Math"/>
                </w:rPr>
              </m:ctrlPr>
            </m:dPr>
            <m:e>
              <m:r>
                <m:rPr>
                  <m:sty m:val="p"/>
                </m:rPr>
                <w:rPr>
                  <w:rFonts w:ascii="Cambria Math" w:hAnsi="Cambria Math"/>
                </w:rPr>
                <m:t xml:space="preserve"> 1 -</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m:rPr>
                          <m:sty m:val="p"/>
                        </m:rPr>
                        <w:rPr>
                          <w:rFonts w:ascii="Cambria Math" w:hAnsi="Cambria Math"/>
                        </w:rPr>
                        <m:t xml:space="preserve"> ŷᵢ - </m:t>
                      </m:r>
                      <m:r>
                        <w:rPr>
                          <w:rFonts w:ascii="Cambria Math" w:hAnsi="Cambria Math"/>
                        </w:rPr>
                        <m:t>μ</m:t>
                      </m:r>
                      <m:r>
                        <m:rPr>
                          <m:sty m:val="p"/>
                        </m:rPr>
                        <w:rPr>
                          <w:rFonts w:ascii="Cambria Math" w:hAnsi="Cambria Math"/>
                        </w:rPr>
                        <m:t>, ē</m:t>
                      </m:r>
                      <m:r>
                        <w:rPr>
                          <w:rFonts w:ascii="Cambria Math" w:hAnsi="Cambria Math"/>
                        </w:rPr>
                        <m:t>w</m:t>
                      </m:r>
                      <m:r>
                        <m:rPr>
                          <m:sty m:val="p"/>
                        </m:rPr>
                        <w:rPr>
                          <w:rFonts w:ascii="Cambria Math" w:hAnsi="Cambria Math"/>
                        </w:rPr>
                        <m:t xml:space="preserve"> - </m:t>
                      </m:r>
                      <m:r>
                        <w:rPr>
                          <w:rFonts w:ascii="Cambria Math" w:hAnsi="Cambria Math"/>
                        </w:rPr>
                        <m:t>μ</m:t>
                      </m:r>
                      <m:r>
                        <m:rPr>
                          <m:sty m:val="p"/>
                        </m:rPr>
                        <w:rPr>
                          <w:rFonts w:ascii="Cambria Math" w:hAnsi="Cambria Math"/>
                        </w:rPr>
                        <m:t xml:space="preserve"> </m:t>
                      </m:r>
                    </m:e>
                  </m:d>
                </m:e>
              </m:func>
            </m:e>
          </m:d>
        </m:oMath>
      </m:oMathPara>
    </w:p>
    <w:p w14:paraId="74676E2E" w14:textId="77777777" w:rsidR="00B95850" w:rsidRPr="00735A0B" w:rsidRDefault="00B95850" w:rsidP="0099776F">
      <w:r w:rsidRPr="00735A0B">
        <w:t xml:space="preserve">where μ is the database centroid, ēw is the mean embedding of word </w:t>
      </w:r>
      <w:r w:rsidRPr="00735A0B">
        <w:rPr>
          <w:i/>
          <w:iCs/>
        </w:rPr>
        <w:t>w</w:t>
      </w:r>
      <w:r w:rsidRPr="00735A0B">
        <w:t xml:space="preserve">, and ŷᵢ is the predicted embedding for test trial </w:t>
      </w:r>
      <w:r w:rsidRPr="00735A0B">
        <w:rPr>
          <w:i/>
          <w:iCs/>
        </w:rPr>
        <w:t>i</w:t>
      </w:r>
      <w:r w:rsidRPr="00735A0B">
        <w:t xml:space="preserve">. Top-1 word accuracy is the fraction of test trials for which the retrieved word matches the true word identity. Top-3 and top-5 accuracy relax the criterion to whether the true word appears among the 3 or 5 nearest database entries, respectively. Word balanced accuracy is the macro-averaged recall across word classes, </w:t>
      </w:r>
      <m:oMath>
        <m:r>
          <w:rPr>
            <w:rFonts w:ascii="Cambria Math" w:hAnsi="Cambria Math"/>
          </w:rPr>
          <m:t>BA =</m:t>
        </m:r>
        <m:f>
          <m:fPr>
            <m:ctrlPr>
              <w:rPr>
                <w:rFonts w:ascii="Cambria Math" w:hAnsi="Cambria Math"/>
                <w:i/>
              </w:rPr>
            </m:ctrlPr>
          </m:fPr>
          <m:num>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C</m:t>
                    </m:r>
                  </m:den>
                </m:f>
              </m:e>
            </m:d>
            <m:sSub>
              <m:sSubPr>
                <m:ctrlPr>
                  <w:rPr>
                    <w:rFonts w:ascii="Cambria Math" w:hAnsi="Cambria Math"/>
                    <w:i/>
                  </w:rPr>
                </m:ctrlPr>
              </m:sSubPr>
              <m:e>
                <m:r>
                  <w:rPr>
                    <w:rFonts w:ascii="Cambria Math" w:hAnsi="Cambria Math"/>
                  </w:rPr>
                  <m:t>Σ</m:t>
                </m:r>
              </m:e>
              <m:sub>
                <m:r>
                  <w:rPr>
                    <w:rFonts w:ascii="Cambria Math" w:hAnsi="Cambria Math"/>
                  </w:rPr>
                  <m:t>c</m:t>
                </m:r>
              </m:sub>
            </m:sSub>
            <m:r>
              <w:rPr>
                <w:rFonts w:ascii="Cambria Math" w:hAnsi="Cambria Math"/>
              </w:rPr>
              <m:t>T</m:t>
            </m:r>
            <m:sSub>
              <m:sSubPr>
                <m:ctrlPr>
                  <w:rPr>
                    <w:rFonts w:ascii="Cambria Math" w:hAnsi="Cambria Math"/>
                    <w:i/>
                  </w:rPr>
                </m:ctrlPr>
              </m:sSubPr>
              <m:e>
                <m:r>
                  <w:rPr>
                    <w:rFonts w:ascii="Cambria Math" w:hAnsi="Cambria Math"/>
                  </w:rPr>
                  <m:t>P</m:t>
                </m:r>
              </m:e>
              <m:sub>
                <m:r>
                  <w:rPr>
                    <w:rFonts w:ascii="Cambria Math" w:hAnsi="Cambria Math"/>
                  </w:rPr>
                  <m:t>c</m:t>
                </m:r>
              </m:sub>
            </m:sSub>
          </m:num>
          <m:den>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 F</m:t>
                </m:r>
                <m:sSub>
                  <m:sSubPr>
                    <m:ctrlPr>
                      <w:rPr>
                        <w:rFonts w:ascii="Cambria Math" w:hAnsi="Cambria Math"/>
                        <w:i/>
                      </w:rPr>
                    </m:ctrlPr>
                  </m:sSubPr>
                  <m:e>
                    <m:r>
                      <w:rPr>
                        <w:rFonts w:ascii="Cambria Math" w:hAnsi="Cambria Math"/>
                      </w:rPr>
                      <m:t>N</m:t>
                    </m:r>
                  </m:e>
                  <m:sub>
                    <m:r>
                      <w:rPr>
                        <w:rFonts w:ascii="Cambria Math" w:hAnsi="Cambria Math"/>
                      </w:rPr>
                      <m:t>c</m:t>
                    </m:r>
                  </m:sub>
                </m:sSub>
              </m:e>
            </m:d>
          </m:den>
        </m:f>
      </m:oMath>
      <w:r w:rsidRPr="00735A0B">
        <w:t xml:space="preserve"> , where </w:t>
      </w:r>
      <w:r w:rsidRPr="00735A0B">
        <w:rPr>
          <w:i/>
          <w:iCs/>
        </w:rPr>
        <w:t>C</w:t>
      </w:r>
      <w:r w:rsidRPr="00735A0B">
        <w:t xml:space="preserve"> is the number of unique words represented in the test set. Macro F1 is computed analogously across the same word labels.</w:t>
      </w:r>
    </w:p>
    <w:p w14:paraId="3EFABE24" w14:textId="77777777" w:rsidR="00B95850" w:rsidRPr="002007BB" w:rsidRDefault="00B95850" w:rsidP="0099776F">
      <w:pPr>
        <w:rPr>
          <w:b/>
          <w:bCs/>
        </w:rPr>
      </w:pPr>
      <w:r w:rsidRPr="002007BB">
        <w:rPr>
          <w:b/>
          <w:bCs/>
        </w:rPr>
        <w:t>Category retrieval accuracy</w:t>
      </w:r>
    </w:p>
    <w:p w14:paraId="345D466B" w14:textId="77777777" w:rsidR="00B95850" w:rsidRPr="00735A0B" w:rsidRDefault="00B95850" w:rsidP="0099776F">
      <w:r w:rsidRPr="00735A0B">
        <w:t xml:space="preserve">To calculate category retrieval accuracy, the model predicts semantic category by comparing the cosine distance of the predicted embedding to the centroid of different semantic categories in the word </w:t>
      </w:r>
      <w:r w:rsidRPr="0099776F">
        <w:t>embedding</w:t>
      </w:r>
      <w:r w:rsidRPr="00735A0B">
        <w:t xml:space="preserve"> space. A centroid is formed from the mean-centered word embeddings, and each predicted embedding is assigned to the nearest category centroid:</w:t>
      </w:r>
    </w:p>
    <w:p w14:paraId="79633A74" w14:textId="77777777" w:rsidR="00B95850" w:rsidRPr="00735A0B" w:rsidRDefault="00B95850" w:rsidP="0099776F">
      <m:oMath>
        <m:r>
          <w:rPr>
            <w:rFonts w:ascii="Cambria Math" w:hAnsi="Cambria Math"/>
          </w:rPr>
          <m:t>centroi</m:t>
        </m:r>
        <m:sSub>
          <m:sSubPr>
            <m:ctrlPr>
              <w:rPr>
                <w:rFonts w:ascii="Cambria Math" w:hAnsi="Cambria Math"/>
              </w:rPr>
            </m:ctrlPr>
          </m:sSubPr>
          <m:e>
            <m:r>
              <w:rPr>
                <w:rFonts w:ascii="Cambria Math" w:hAnsi="Cambria Math"/>
              </w:rPr>
              <m:t>d</m:t>
            </m:r>
          </m:e>
          <m:sub>
            <m:r>
              <w:rPr>
                <w:rFonts w:ascii="Cambria Math" w:hAnsi="Cambria Math"/>
              </w:rPr>
              <m:t>c</m:t>
            </m:r>
          </m:sub>
        </m:sSub>
        <m:r>
          <m:rPr>
            <m:sty m:val="p"/>
          </m:rPr>
          <w:rPr>
            <w:rFonts w:ascii="Cambria Math" w:hAnsi="Cambria Math"/>
          </w:rPr>
          <m:t xml:space="preserve">= </m:t>
        </m:r>
        <m:r>
          <w:rPr>
            <w:rFonts w:ascii="Cambria Math" w:hAnsi="Cambria Math"/>
          </w:rPr>
          <m:t>average</m:t>
        </m:r>
        <m:r>
          <m:rPr>
            <m:sty m:val="p"/>
          </m:rPr>
          <w:rPr>
            <w:rFonts w:ascii="Cambria Math" w:hAnsi="Cambria Math"/>
          </w:rPr>
          <m:t xml:space="preserve"> </m:t>
        </m:r>
        <m:r>
          <w:rPr>
            <w:rFonts w:ascii="Cambria Math" w:hAnsi="Cambria Math"/>
          </w:rPr>
          <m:t>of</m:t>
        </m:r>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w</m:t>
                </m:r>
              </m:sub>
            </m:sSub>
            <m:r>
              <m:rPr>
                <m:sty m:val="p"/>
              </m:rPr>
              <w:rPr>
                <w:rFonts w:ascii="Cambria Math" w:hAnsi="Cambria Math"/>
              </w:rPr>
              <m:t xml:space="preserve">- </m:t>
            </m:r>
            <m:r>
              <w:rPr>
                <w:rFonts w:ascii="Cambria Math" w:hAnsi="Cambria Math"/>
              </w:rPr>
              <m:t>mu</m:t>
            </m:r>
          </m:e>
        </m:d>
      </m:oMath>
      <w:r w:rsidRPr="00735A0B">
        <w:t xml:space="preserve"> over all words w in category c</w:t>
      </w:r>
    </w:p>
    <w:p w14:paraId="6EC66E32" w14:textId="77777777" w:rsidR="00B95850" w:rsidRPr="00735A0B" w:rsidRDefault="00B95850" w:rsidP="0099776F">
      <m:oMath>
        <m:r>
          <w:rPr>
            <w:rFonts w:ascii="Cambria Math" w:hAnsi="Cambria Math"/>
          </w:rPr>
          <m:t>ca</m:t>
        </m:r>
        <m:sSub>
          <m:sSubPr>
            <m:ctrlPr>
              <w:rPr>
                <w:rFonts w:ascii="Cambria Math" w:hAnsi="Cambria Math"/>
              </w:rPr>
            </m:ctrlPr>
          </m:sSubPr>
          <m:e>
            <m:r>
              <w:rPr>
                <w:rFonts w:ascii="Cambria Math" w:hAnsi="Cambria Math"/>
              </w:rPr>
              <m:t>t</m:t>
            </m:r>
          </m:e>
          <m:sub>
            <m:r>
              <w:rPr>
                <w:rFonts w:ascii="Cambria Math" w:hAnsi="Cambria Math"/>
              </w:rPr>
              <m:t>ha</m:t>
            </m:r>
            <m:sSub>
              <m:sSubPr>
                <m:ctrlPr>
                  <w:rPr>
                    <w:rFonts w:ascii="Cambria Math" w:hAnsi="Cambria Math"/>
                  </w:rPr>
                </m:ctrlPr>
              </m:sSubPr>
              <m:e>
                <m:r>
                  <w:rPr>
                    <w:rFonts w:ascii="Cambria Math" w:hAnsi="Cambria Math"/>
                  </w:rPr>
                  <m:t>t</m:t>
                </m:r>
              </m:e>
              <m:sub>
                <m:r>
                  <w:rPr>
                    <w:rFonts w:ascii="Cambria Math" w:hAnsi="Cambria Math"/>
                  </w:rPr>
                  <m:t>i</m:t>
                </m:r>
              </m:sub>
            </m:sSub>
          </m:sub>
        </m:sSub>
      </m:oMath>
      <w:r w:rsidRPr="00735A0B">
        <w:t xml:space="preserve"> = argmin over categories c of</w:t>
      </w:r>
      <w:r w:rsidRPr="00735A0B">
        <w:br/>
      </w:r>
      <m:oMathPara>
        <m:oMath>
          <m:r>
            <m:rPr>
              <m:sty m:val="p"/>
            </m:rPr>
            <w:rPr>
              <w:rFonts w:ascii="Cambria Math" w:hAnsi="Cambria Math"/>
            </w:rPr>
            <m:t xml:space="preserve">1 - </m:t>
          </m:r>
          <m:r>
            <w:rPr>
              <w:rFonts w:ascii="Cambria Math" w:hAnsi="Cambria Math"/>
            </w:rPr>
            <m:t>cosine</m:t>
          </m:r>
          <m:d>
            <m:dPr>
              <m:ctrlPr>
                <w:rPr>
                  <w:rFonts w:ascii="Cambria Math" w:hAnsi="Cambria Math"/>
                </w:rPr>
              </m:ctrlPr>
            </m:dPr>
            <m:e>
              <m:r>
                <m:rPr>
                  <m:sty m:val="p"/>
                </m:rP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pre</m:t>
                  </m:r>
                  <m:sSub>
                    <m:sSubPr>
                      <m:ctrlPr>
                        <w:rPr>
                          <w:rFonts w:ascii="Cambria Math" w:hAnsi="Cambria Math"/>
                        </w:rPr>
                      </m:ctrlPr>
                    </m:sSubPr>
                    <m:e>
                      <m:r>
                        <w:rPr>
                          <w:rFonts w:ascii="Cambria Math" w:hAnsi="Cambria Math"/>
                        </w:rPr>
                        <m:t>d</m:t>
                      </m:r>
                    </m:e>
                    <m:sub>
                      <m:r>
                        <w:rPr>
                          <w:rFonts w:ascii="Cambria Math" w:hAnsi="Cambria Math"/>
                        </w:rPr>
                        <m:t>i</m:t>
                      </m:r>
                    </m:sub>
                  </m:sSub>
                </m:sub>
              </m:sSub>
              <m:r>
                <m:rPr>
                  <m:sty m:val="p"/>
                </m:rPr>
                <w:rPr>
                  <w:rFonts w:ascii="Cambria Math" w:hAnsi="Cambria Math"/>
                </w:rPr>
                <m:t xml:space="preserve">- </m:t>
              </m:r>
              <m:r>
                <w:rPr>
                  <w:rFonts w:ascii="Cambria Math" w:hAnsi="Cambria Math"/>
                </w:rPr>
                <m:t>mu</m:t>
              </m:r>
              <m:r>
                <m:rPr>
                  <m:sty m:val="p"/>
                </m:rPr>
                <w:rPr>
                  <w:rFonts w:ascii="Cambria Math" w:hAnsi="Cambria Math"/>
                </w:rPr>
                <m:t xml:space="preserve"> , </m:t>
              </m:r>
              <m:r>
                <w:rPr>
                  <w:rFonts w:ascii="Cambria Math" w:hAnsi="Cambria Math"/>
                </w:rPr>
                <m:t>centroi</m:t>
              </m:r>
              <m:sSub>
                <m:sSubPr>
                  <m:ctrlPr>
                    <w:rPr>
                      <w:rFonts w:ascii="Cambria Math" w:hAnsi="Cambria Math"/>
                    </w:rPr>
                  </m:ctrlPr>
                </m:sSubPr>
                <m:e>
                  <m:r>
                    <w:rPr>
                      <w:rFonts w:ascii="Cambria Math" w:hAnsi="Cambria Math"/>
                    </w:rPr>
                    <m:t>d</m:t>
                  </m:r>
                </m:e>
                <m:sub>
                  <m:r>
                    <w:rPr>
                      <w:rFonts w:ascii="Cambria Math" w:hAnsi="Cambria Math"/>
                    </w:rPr>
                    <m:t>c</m:t>
                  </m:r>
                </m:sub>
              </m:sSub>
            </m:e>
          </m:d>
        </m:oMath>
      </m:oMathPara>
    </w:p>
    <w:p w14:paraId="4D7E7052" w14:textId="77777777" w:rsidR="00B95850" w:rsidRPr="00735A0B" w:rsidRDefault="00B95850" w:rsidP="0099776F">
      <w:r w:rsidRPr="00735A0B">
        <w:t>Category accuracy is then computed by comparing cat_hat_i with the true category label. Category balanced accuracy is the macro-average recall across semantic categories, using the same balanced-accuracy definition as above. This is the cleanest category-level measure in the repository because it quantifies category information even when the exact lexical item is not recovered.</w:t>
      </w:r>
    </w:p>
    <w:p w14:paraId="06A7D2E2" w14:textId="77777777" w:rsidR="00B95850" w:rsidRPr="002007BB" w:rsidRDefault="00B95850" w:rsidP="0099776F">
      <w:pPr>
        <w:rPr>
          <w:b/>
          <w:bCs/>
        </w:rPr>
      </w:pPr>
      <w:r w:rsidRPr="002007BB">
        <w:rPr>
          <w:b/>
          <w:bCs/>
        </w:rPr>
        <w:t>Statistical tests</w:t>
      </w:r>
    </w:p>
    <w:p w14:paraId="536676FC" w14:textId="4CF3B618" w:rsidR="003E5E15" w:rsidRPr="00735A0B" w:rsidRDefault="00B95850" w:rsidP="0099776F">
      <w:r w:rsidRPr="00735A0B">
        <w:t>This section is subject to change.</w:t>
      </w:r>
    </w:p>
    <w:p w14:paraId="043B2A10" w14:textId="77777777" w:rsidR="003E5E15" w:rsidRPr="00735A0B" w:rsidRDefault="003E5E15" w:rsidP="0099776F"/>
    <w:p w14:paraId="05DF3F1E" w14:textId="77777777" w:rsidR="003E5E15" w:rsidRPr="00735A0B" w:rsidRDefault="003E5E15" w:rsidP="0099776F"/>
    <w:p w14:paraId="6AC5EA3D" w14:textId="77777777" w:rsidR="003E5E15" w:rsidRPr="00735A0B" w:rsidRDefault="003E5E15" w:rsidP="0099776F"/>
    <w:p w14:paraId="3FE7861C" w14:textId="3010A6E8" w:rsidR="003E5E15" w:rsidRPr="00735A0B" w:rsidRDefault="003E5E15" w:rsidP="0099776F">
      <w:r w:rsidRPr="00735A0B">
        <w:br w:type="page"/>
      </w:r>
    </w:p>
    <w:p w14:paraId="09DFD7BE" w14:textId="7D9ECEF3" w:rsidR="003E5E15" w:rsidRPr="003906C5" w:rsidRDefault="003E5E15" w:rsidP="003C45B0">
      <w:pPr>
        <w:pStyle w:val="Heading1"/>
      </w:pPr>
      <w:r w:rsidRPr="003906C5">
        <w:lastRenderedPageBreak/>
        <w:t>References</w:t>
      </w:r>
    </w:p>
    <w:p w14:paraId="37C8505F" w14:textId="77777777" w:rsidR="00FC0013" w:rsidRDefault="003E5E15" w:rsidP="00FC0013">
      <w:pPr>
        <w:pStyle w:val="Bibliography"/>
      </w:pPr>
      <w:r w:rsidRPr="00735A0B">
        <w:fldChar w:fldCharType="begin"/>
      </w:r>
      <w:r w:rsidRPr="00735A0B">
        <w:instrText xml:space="preserve"> ADDIN ZOTERO_BIBL {"uncited":[],"omitted":[],"custom":[]} CSL_BIBLIOGRAPHY </w:instrText>
      </w:r>
      <w:r w:rsidRPr="00735A0B">
        <w:fldChar w:fldCharType="separate"/>
      </w:r>
      <w:r w:rsidR="00FC0013">
        <w:t>1.</w:t>
      </w:r>
      <w:r w:rsidR="00FC0013">
        <w:tab/>
        <w:t xml:space="preserve">CDC. Stroke facts. </w:t>
      </w:r>
      <w:r w:rsidR="00FC0013">
        <w:rPr>
          <w:i/>
          <w:iCs/>
        </w:rPr>
        <w:t>Stroke</w:t>
      </w:r>
      <w:r w:rsidR="00FC0013">
        <w:t xml:space="preserve"> https://www.cdc.gov/stroke/data-research/facts-stats/index.html (2024).</w:t>
      </w:r>
    </w:p>
    <w:p w14:paraId="1AC014F8" w14:textId="77777777" w:rsidR="00FC0013" w:rsidRDefault="00FC0013" w:rsidP="00FC0013">
      <w:pPr>
        <w:pStyle w:val="Bibliography"/>
      </w:pPr>
      <w:r>
        <w:t>2.</w:t>
      </w:r>
      <w:r>
        <w:tab/>
        <w:t>Stroke Association. Communication problems. https://www.stroke.org.uk/stroke/effects/aphasia/communication-problems.</w:t>
      </w:r>
    </w:p>
    <w:p w14:paraId="55F13A5F" w14:textId="77777777" w:rsidR="00FC0013" w:rsidRDefault="00FC0013" w:rsidP="00FC0013">
      <w:pPr>
        <w:pStyle w:val="Bibliography"/>
      </w:pPr>
      <w:r>
        <w:t>3.</w:t>
      </w:r>
      <w:r>
        <w:tab/>
        <w:t xml:space="preserve">Bueno-Guerra, N. </w:t>
      </w:r>
      <w:r>
        <w:rPr>
          <w:i/>
          <w:iCs/>
        </w:rPr>
        <w:t>et al.</w:t>
      </w:r>
      <w:r>
        <w:t xml:space="preserve"> Impact of post-stroke aphasia on functional communication, quality of life, perception of health and depression: A case-control study. </w:t>
      </w:r>
      <w:r>
        <w:rPr>
          <w:i/>
          <w:iCs/>
        </w:rPr>
        <w:t>Eur J Neurol</w:t>
      </w:r>
      <w:r>
        <w:t xml:space="preserve"> </w:t>
      </w:r>
      <w:r>
        <w:rPr>
          <w:b/>
          <w:bCs/>
        </w:rPr>
        <w:t>31</w:t>
      </w:r>
      <w:r>
        <w:t>, e16184 (2024).</w:t>
      </w:r>
    </w:p>
    <w:p w14:paraId="225924E8" w14:textId="77777777" w:rsidR="00FC0013" w:rsidRDefault="00FC0013" w:rsidP="00FC0013">
      <w:pPr>
        <w:pStyle w:val="Bibliography"/>
      </w:pPr>
      <w:r>
        <w:t>4.</w:t>
      </w:r>
      <w:r>
        <w:tab/>
        <w:t xml:space="preserve">Berthier, M. L. Poststroke aphasia: Epidemiology, pathophysiology and treatment. </w:t>
      </w:r>
      <w:r>
        <w:rPr>
          <w:i/>
          <w:iCs/>
        </w:rPr>
        <w:t>Drugs Aging</w:t>
      </w:r>
      <w:r>
        <w:t xml:space="preserve"> </w:t>
      </w:r>
      <w:r>
        <w:rPr>
          <w:b/>
          <w:bCs/>
        </w:rPr>
        <w:t>22</w:t>
      </w:r>
      <w:r>
        <w:t>, 163–182 (2005).</w:t>
      </w:r>
    </w:p>
    <w:p w14:paraId="50E99C51" w14:textId="77777777" w:rsidR="00FC0013" w:rsidRDefault="00FC0013" w:rsidP="00FC0013">
      <w:pPr>
        <w:pStyle w:val="Bibliography"/>
      </w:pPr>
      <w:r>
        <w:t>5.</w:t>
      </w:r>
      <w:r>
        <w:tab/>
        <w:t xml:space="preserve">Safaz, I., Alaca, R., Yasar, E., Tok, F. &amp; Yilmaz, B. Medical complications, physical function and communication skills in patients with traumatic brain injury: a single centre 5-year experience. </w:t>
      </w:r>
      <w:r>
        <w:rPr>
          <w:i/>
          <w:iCs/>
        </w:rPr>
        <w:t>Brain Inj</w:t>
      </w:r>
      <w:r>
        <w:t xml:space="preserve"> </w:t>
      </w:r>
      <w:r>
        <w:rPr>
          <w:b/>
          <w:bCs/>
        </w:rPr>
        <w:t>22</w:t>
      </w:r>
      <w:r>
        <w:t>, 733–739 (2008).</w:t>
      </w:r>
    </w:p>
    <w:p w14:paraId="2D1EA692" w14:textId="77777777" w:rsidR="00FC0013" w:rsidRDefault="00FC0013" w:rsidP="00FC0013">
      <w:pPr>
        <w:pStyle w:val="Bibliography"/>
      </w:pPr>
      <w:r>
        <w:t>6.</w:t>
      </w:r>
      <w:r>
        <w:tab/>
        <w:t xml:space="preserve">Hilari, K., Needle, J. J. &amp; Harrison, K. L. What are the important factors in health-related quality of life for people with aphasia? A systematic review. </w:t>
      </w:r>
      <w:r>
        <w:rPr>
          <w:i/>
          <w:iCs/>
        </w:rPr>
        <w:t>Arch Phys Med Rehabil</w:t>
      </w:r>
      <w:r>
        <w:t xml:space="preserve"> </w:t>
      </w:r>
      <w:r>
        <w:rPr>
          <w:b/>
          <w:bCs/>
        </w:rPr>
        <w:t>93</w:t>
      </w:r>
      <w:r>
        <w:t>, S86-95 (2012).</w:t>
      </w:r>
    </w:p>
    <w:p w14:paraId="0BE8EC09" w14:textId="77777777" w:rsidR="00FC0013" w:rsidRDefault="00FC0013" w:rsidP="00FC0013">
      <w:pPr>
        <w:pStyle w:val="Bibliography"/>
      </w:pPr>
      <w:r>
        <w:t>7.</w:t>
      </w:r>
      <w:r>
        <w:tab/>
        <w:t xml:space="preserve">Mugler, E. M. </w:t>
      </w:r>
      <w:r>
        <w:rPr>
          <w:i/>
          <w:iCs/>
        </w:rPr>
        <w:t>et al.</w:t>
      </w:r>
      <w:r>
        <w:t xml:space="preserve"> Direct classification of all American English phonemes using signals from functional speech motor cortex. </w:t>
      </w:r>
      <w:r>
        <w:rPr>
          <w:i/>
          <w:iCs/>
        </w:rPr>
        <w:t>J Neural Eng</w:t>
      </w:r>
      <w:r>
        <w:t xml:space="preserve"> </w:t>
      </w:r>
      <w:r>
        <w:rPr>
          <w:b/>
          <w:bCs/>
        </w:rPr>
        <w:t>11</w:t>
      </w:r>
      <w:r>
        <w:t>, 035015 (2014).</w:t>
      </w:r>
    </w:p>
    <w:p w14:paraId="01B3C334" w14:textId="77777777" w:rsidR="00FC0013" w:rsidRDefault="00FC0013" w:rsidP="00FC0013">
      <w:pPr>
        <w:pStyle w:val="Bibliography"/>
      </w:pPr>
      <w:r>
        <w:t>8.</w:t>
      </w:r>
      <w:r>
        <w:tab/>
        <w:t xml:space="preserve">Angrick, M. </w:t>
      </w:r>
      <w:r>
        <w:rPr>
          <w:i/>
          <w:iCs/>
        </w:rPr>
        <w:t>et al.</w:t>
      </w:r>
      <w:r>
        <w:t xml:space="preserve"> Speech synthesis from ECoG using densely connected 3D convolutional neural networks. </w:t>
      </w:r>
      <w:r>
        <w:rPr>
          <w:i/>
          <w:iCs/>
        </w:rPr>
        <w:t>J. Neural Eng.</w:t>
      </w:r>
      <w:r>
        <w:t xml:space="preserve"> </w:t>
      </w:r>
      <w:r>
        <w:rPr>
          <w:b/>
          <w:bCs/>
        </w:rPr>
        <w:t>16</w:t>
      </w:r>
      <w:r>
        <w:t>, 036019 (2019).</w:t>
      </w:r>
    </w:p>
    <w:p w14:paraId="685462A0" w14:textId="77777777" w:rsidR="00FC0013" w:rsidRDefault="00FC0013" w:rsidP="00FC0013">
      <w:pPr>
        <w:pStyle w:val="Bibliography"/>
      </w:pPr>
      <w:r>
        <w:t>9.</w:t>
      </w:r>
      <w:r>
        <w:tab/>
        <w:t xml:space="preserve">Anumanchipalli, G. K., Chartier, J. &amp; Chang, E. F. Speech synthesis from neural decoding of spoken sentences. </w:t>
      </w:r>
      <w:r>
        <w:rPr>
          <w:i/>
          <w:iCs/>
        </w:rPr>
        <w:t>Nature</w:t>
      </w:r>
      <w:r>
        <w:t xml:space="preserve"> </w:t>
      </w:r>
      <w:r>
        <w:rPr>
          <w:b/>
          <w:bCs/>
        </w:rPr>
        <w:t>568</w:t>
      </w:r>
      <w:r>
        <w:t>, 493–498 (2019).</w:t>
      </w:r>
    </w:p>
    <w:p w14:paraId="085891F0" w14:textId="77777777" w:rsidR="00FC0013" w:rsidRDefault="00FC0013" w:rsidP="00FC0013">
      <w:pPr>
        <w:pStyle w:val="Bibliography"/>
      </w:pPr>
      <w:r>
        <w:t>10.</w:t>
      </w:r>
      <w:r>
        <w:tab/>
        <w:t xml:space="preserve">Guenther, F. H. </w:t>
      </w:r>
      <w:r>
        <w:rPr>
          <w:i/>
          <w:iCs/>
        </w:rPr>
        <w:t>et al.</w:t>
      </w:r>
      <w:r>
        <w:t xml:space="preserve"> A wireless brain-machine interface for real-time speech synthesis. </w:t>
      </w:r>
      <w:r>
        <w:rPr>
          <w:i/>
          <w:iCs/>
        </w:rPr>
        <w:t>PLOS ONE</w:t>
      </w:r>
      <w:r>
        <w:t xml:space="preserve"> </w:t>
      </w:r>
      <w:r>
        <w:rPr>
          <w:b/>
          <w:bCs/>
        </w:rPr>
        <w:t>4</w:t>
      </w:r>
      <w:r>
        <w:t>, e8218 (2009).</w:t>
      </w:r>
    </w:p>
    <w:p w14:paraId="48E34754" w14:textId="77777777" w:rsidR="00FC0013" w:rsidRDefault="00FC0013" w:rsidP="00FC0013">
      <w:pPr>
        <w:pStyle w:val="Bibliography"/>
      </w:pPr>
      <w:r>
        <w:t>11.</w:t>
      </w:r>
      <w:r>
        <w:tab/>
        <w:t xml:space="preserve">Leuthardt, E. C. </w:t>
      </w:r>
      <w:r>
        <w:rPr>
          <w:i/>
          <w:iCs/>
        </w:rPr>
        <w:t>et al.</w:t>
      </w:r>
      <w:r>
        <w:t xml:space="preserve"> Using the electrocorticographic speech network to control a brain-computer </w:t>
      </w:r>
      <w:r>
        <w:lastRenderedPageBreak/>
        <w:t xml:space="preserve">interface in humans. </w:t>
      </w:r>
      <w:r>
        <w:rPr>
          <w:i/>
          <w:iCs/>
        </w:rPr>
        <w:t>J Neural Eng</w:t>
      </w:r>
      <w:r>
        <w:t xml:space="preserve"> </w:t>
      </w:r>
      <w:r>
        <w:rPr>
          <w:b/>
          <w:bCs/>
        </w:rPr>
        <w:t>8</w:t>
      </w:r>
      <w:r>
        <w:t>, 036004 (2011).</w:t>
      </w:r>
    </w:p>
    <w:p w14:paraId="5234429F" w14:textId="77777777" w:rsidR="00FC0013" w:rsidRDefault="00FC0013" w:rsidP="00FC0013">
      <w:pPr>
        <w:pStyle w:val="Bibliography"/>
      </w:pPr>
      <w:r>
        <w:t>12.</w:t>
      </w:r>
      <w:r>
        <w:tab/>
        <w:t xml:space="preserve">Luo, S., Rabbani, Q. &amp; Crone, N. E. Brain-computer interface: Applications to speech decoding and synthesis to augment communication. </w:t>
      </w:r>
      <w:r>
        <w:rPr>
          <w:i/>
          <w:iCs/>
        </w:rPr>
        <w:t>Neurotherapeutics</w:t>
      </w:r>
      <w:r>
        <w:t xml:space="preserve"> </w:t>
      </w:r>
      <w:r>
        <w:rPr>
          <w:b/>
          <w:bCs/>
        </w:rPr>
        <w:t>19</w:t>
      </w:r>
      <w:r>
        <w:t>, 263–273 (2022).</w:t>
      </w:r>
    </w:p>
    <w:p w14:paraId="39ECB730" w14:textId="77777777" w:rsidR="00FC0013" w:rsidRDefault="00FC0013" w:rsidP="00FC0013">
      <w:pPr>
        <w:pStyle w:val="Bibliography"/>
      </w:pPr>
      <w:r>
        <w:t>13.</w:t>
      </w:r>
      <w:r>
        <w:tab/>
        <w:t xml:space="preserve">Moses, D. A. </w:t>
      </w:r>
      <w:r>
        <w:rPr>
          <w:i/>
          <w:iCs/>
        </w:rPr>
        <w:t>et al.</w:t>
      </w:r>
      <w:r>
        <w:t xml:space="preserve"> Neuroprosthesis for decoding speech in a paralyzed person with anarthria. </w:t>
      </w:r>
      <w:r>
        <w:rPr>
          <w:i/>
          <w:iCs/>
        </w:rPr>
        <w:t>N Engl J Med</w:t>
      </w:r>
      <w:r>
        <w:t xml:space="preserve"> </w:t>
      </w:r>
      <w:r>
        <w:rPr>
          <w:b/>
          <w:bCs/>
        </w:rPr>
        <w:t>385</w:t>
      </w:r>
      <w:r>
        <w:t>, 217–227 (2021).</w:t>
      </w:r>
    </w:p>
    <w:p w14:paraId="493C75B8" w14:textId="77777777" w:rsidR="00FC0013" w:rsidRDefault="00FC0013" w:rsidP="00FC0013">
      <w:pPr>
        <w:pStyle w:val="Bibliography"/>
      </w:pPr>
      <w:r>
        <w:t>14.</w:t>
      </w:r>
      <w:r>
        <w:tab/>
        <w:t xml:space="preserve">Metzger, S. L. </w:t>
      </w:r>
      <w:r>
        <w:rPr>
          <w:i/>
          <w:iCs/>
        </w:rPr>
        <w:t>et al.</w:t>
      </w:r>
      <w:r>
        <w:t xml:space="preserve"> A high-performance neuroprosthesis for speech decoding and avatar control. </w:t>
      </w:r>
      <w:r>
        <w:rPr>
          <w:i/>
          <w:iCs/>
        </w:rPr>
        <w:t>Nature</w:t>
      </w:r>
      <w:r>
        <w:t xml:space="preserve"> </w:t>
      </w:r>
      <w:r>
        <w:rPr>
          <w:b/>
          <w:bCs/>
        </w:rPr>
        <w:t>620</w:t>
      </w:r>
      <w:r>
        <w:t>, 1037–1046 (2023).</w:t>
      </w:r>
    </w:p>
    <w:p w14:paraId="2F7CE00C" w14:textId="77777777" w:rsidR="00FC0013" w:rsidRDefault="00FC0013" w:rsidP="00FC0013">
      <w:pPr>
        <w:pStyle w:val="Bibliography"/>
      </w:pPr>
      <w:r>
        <w:t>15.</w:t>
      </w:r>
      <w:r>
        <w:tab/>
        <w:t xml:space="preserve">Willett, F. R. </w:t>
      </w:r>
      <w:r>
        <w:rPr>
          <w:i/>
          <w:iCs/>
        </w:rPr>
        <w:t>et al.</w:t>
      </w:r>
      <w:r>
        <w:t xml:space="preserve"> A high-performance speech neuroprosthesis. </w:t>
      </w:r>
      <w:r>
        <w:rPr>
          <w:i/>
          <w:iCs/>
        </w:rPr>
        <w:t>Nature</w:t>
      </w:r>
      <w:r>
        <w:t xml:space="preserve"> </w:t>
      </w:r>
      <w:r>
        <w:rPr>
          <w:b/>
          <w:bCs/>
        </w:rPr>
        <w:t>620</w:t>
      </w:r>
      <w:r>
        <w:t>, 1031–1036 (2023).</w:t>
      </w:r>
    </w:p>
    <w:p w14:paraId="64ABFBC8" w14:textId="77777777" w:rsidR="00FC0013" w:rsidRDefault="00FC0013" w:rsidP="00FC0013">
      <w:pPr>
        <w:pStyle w:val="Bibliography"/>
      </w:pPr>
      <w:r>
        <w:t>16.</w:t>
      </w:r>
      <w:r>
        <w:tab/>
        <w:t xml:space="preserve">Card, N. S. </w:t>
      </w:r>
      <w:r>
        <w:rPr>
          <w:i/>
          <w:iCs/>
        </w:rPr>
        <w:t>et al.</w:t>
      </w:r>
      <w:r>
        <w:t xml:space="preserve"> An accurate and rapidly calibrating speech neuroprosthesis. </w:t>
      </w:r>
      <w:r>
        <w:rPr>
          <w:i/>
          <w:iCs/>
        </w:rPr>
        <w:t>New England Journal of Medicine</w:t>
      </w:r>
      <w:r>
        <w:t xml:space="preserve"> </w:t>
      </w:r>
      <w:r>
        <w:rPr>
          <w:b/>
          <w:bCs/>
        </w:rPr>
        <w:t>391</w:t>
      </w:r>
      <w:r>
        <w:t>, 609–618 (2024).</w:t>
      </w:r>
    </w:p>
    <w:p w14:paraId="34E7162D" w14:textId="77777777" w:rsidR="00FC0013" w:rsidRDefault="00FC0013" w:rsidP="00FC0013">
      <w:pPr>
        <w:pStyle w:val="Bibliography"/>
      </w:pPr>
      <w:r>
        <w:t>17.</w:t>
      </w:r>
      <w:r>
        <w:tab/>
        <w:t xml:space="preserve">Wairagkar, M. </w:t>
      </w:r>
      <w:r>
        <w:rPr>
          <w:i/>
          <w:iCs/>
        </w:rPr>
        <w:t>et al.</w:t>
      </w:r>
      <w:r>
        <w:t xml:space="preserve"> An instantaneous voice-synthesis neuroprosthesis. </w:t>
      </w:r>
      <w:r>
        <w:rPr>
          <w:i/>
          <w:iCs/>
        </w:rPr>
        <w:t>Nature</w:t>
      </w:r>
      <w:r>
        <w:t xml:space="preserve"> 1–8 (2025) doi:10.1038/s41586-025-09127-3.</w:t>
      </w:r>
    </w:p>
    <w:p w14:paraId="204A931E" w14:textId="77777777" w:rsidR="00FC0013" w:rsidRDefault="00FC0013" w:rsidP="00FC0013">
      <w:pPr>
        <w:pStyle w:val="Bibliography"/>
      </w:pPr>
      <w:r>
        <w:t>18.</w:t>
      </w:r>
      <w:r>
        <w:tab/>
        <w:t xml:space="preserve">Patterson, J. Aphasia. in </w:t>
      </w:r>
      <w:r>
        <w:rPr>
          <w:i/>
          <w:iCs/>
        </w:rPr>
        <w:t>Encyclopedia of Clinical Neuropsychology</w:t>
      </w:r>
      <w:r>
        <w:t xml:space="preserve"> (eds Kreutzer, J. S., DeLuca, J. &amp; Caplan, B.) 217–223 (Springer, New York, NY, 2011). doi:10.1007/978-0-387-79948-3_858.</w:t>
      </w:r>
    </w:p>
    <w:p w14:paraId="67FAA669" w14:textId="77777777" w:rsidR="00FC0013" w:rsidRDefault="00FC0013" w:rsidP="00FC0013">
      <w:pPr>
        <w:pStyle w:val="Bibliography"/>
      </w:pPr>
      <w:r>
        <w:t>19.</w:t>
      </w:r>
      <w:r>
        <w:tab/>
        <w:t xml:space="preserve">Eling, P. &amp; Whitaker, H. History of aphasia: A broad overview. </w:t>
      </w:r>
      <w:r>
        <w:rPr>
          <w:i/>
          <w:iCs/>
        </w:rPr>
        <w:t>Handb Clin Neurol</w:t>
      </w:r>
      <w:r>
        <w:t xml:space="preserve"> </w:t>
      </w:r>
      <w:r>
        <w:rPr>
          <w:b/>
          <w:bCs/>
        </w:rPr>
        <w:t>185</w:t>
      </w:r>
      <w:r>
        <w:t>, 3–24 (2022).</w:t>
      </w:r>
    </w:p>
    <w:p w14:paraId="15CEF30C" w14:textId="77777777" w:rsidR="00FC0013" w:rsidRDefault="00FC0013" w:rsidP="00FC0013">
      <w:pPr>
        <w:pStyle w:val="Bibliography"/>
      </w:pPr>
      <w:r>
        <w:t>20.</w:t>
      </w:r>
      <w:r>
        <w:tab/>
        <w:t xml:space="preserve">Kirshner, H. S. &amp; Samuels, M. A. Speech and language disorders. in </w:t>
      </w:r>
      <w:r>
        <w:rPr>
          <w:i/>
          <w:iCs/>
        </w:rPr>
        <w:t>Neurologic Localization and Diagnosis</w:t>
      </w:r>
      <w:r>
        <w:t xml:space="preserve"> (eds Zimmerman, E. E., Samuels, M. A., Kirshner, H. S. &amp; Misulis, K. E.) 177–189 (Elsevier, New Delhi, 2023). doi:10.1016/B978-0-323-81280-1.00031-7.</w:t>
      </w:r>
    </w:p>
    <w:p w14:paraId="3F4ED239" w14:textId="77777777" w:rsidR="00FC0013" w:rsidRDefault="00FC0013" w:rsidP="00FC0013">
      <w:pPr>
        <w:pStyle w:val="Bibliography"/>
      </w:pPr>
      <w:r>
        <w:t>21.</w:t>
      </w:r>
      <w:r>
        <w:tab/>
        <w:t xml:space="preserve">Indefrey, P. &amp; Levelt, W. J. M. The spatial and temporal signatures of word production components. </w:t>
      </w:r>
      <w:r>
        <w:rPr>
          <w:i/>
          <w:iCs/>
        </w:rPr>
        <w:t>Cognition</w:t>
      </w:r>
      <w:r>
        <w:t xml:space="preserve"> </w:t>
      </w:r>
      <w:r>
        <w:rPr>
          <w:b/>
          <w:bCs/>
        </w:rPr>
        <w:t>92</w:t>
      </w:r>
      <w:r>
        <w:t>, 101–144 (2004).</w:t>
      </w:r>
    </w:p>
    <w:p w14:paraId="4DE3BDC2" w14:textId="77777777" w:rsidR="00FC0013" w:rsidRDefault="00FC0013" w:rsidP="00FC0013">
      <w:pPr>
        <w:pStyle w:val="Bibliography"/>
      </w:pPr>
      <w:r>
        <w:t>22.</w:t>
      </w:r>
      <w:r>
        <w:tab/>
        <w:t xml:space="preserve">Indefrey, P. The spatial and temporal signatures of word production components: a critical update. </w:t>
      </w:r>
      <w:r>
        <w:rPr>
          <w:i/>
          <w:iCs/>
        </w:rPr>
        <w:t>Front Psychol</w:t>
      </w:r>
      <w:r>
        <w:t xml:space="preserve"> </w:t>
      </w:r>
      <w:r>
        <w:rPr>
          <w:b/>
          <w:bCs/>
        </w:rPr>
        <w:t>2</w:t>
      </w:r>
      <w:r>
        <w:t>, 255 (2011).</w:t>
      </w:r>
    </w:p>
    <w:p w14:paraId="34F38847" w14:textId="77777777" w:rsidR="00FC0013" w:rsidRDefault="00FC0013" w:rsidP="00FC0013">
      <w:pPr>
        <w:pStyle w:val="Bibliography"/>
      </w:pPr>
      <w:r>
        <w:lastRenderedPageBreak/>
        <w:t>23.</w:t>
      </w:r>
      <w:r>
        <w:tab/>
        <w:t xml:space="preserve">Sahin, N. T., Pinker, S., Cash, S. S., Schomer, D. &amp; Halgren, E. Sequential processing of lexical, grammatical, and phonological information within broca’s area. </w:t>
      </w:r>
      <w:r>
        <w:rPr>
          <w:i/>
          <w:iCs/>
        </w:rPr>
        <w:t>Science</w:t>
      </w:r>
      <w:r>
        <w:t xml:space="preserve"> </w:t>
      </w:r>
      <w:r>
        <w:rPr>
          <w:b/>
          <w:bCs/>
        </w:rPr>
        <w:t>326</w:t>
      </w:r>
      <w:r>
        <w:t>, 445–449 (2009).</w:t>
      </w:r>
    </w:p>
    <w:p w14:paraId="7DBFEC99" w14:textId="77777777" w:rsidR="00FC0013" w:rsidRDefault="00FC0013" w:rsidP="00FC0013">
      <w:pPr>
        <w:pStyle w:val="Bibliography"/>
      </w:pPr>
      <w:r>
        <w:t>24.</w:t>
      </w:r>
      <w:r>
        <w:tab/>
        <w:t xml:space="preserve">Hickok, G. Computational neuroanatomy of speech production. </w:t>
      </w:r>
      <w:r>
        <w:rPr>
          <w:i/>
          <w:iCs/>
        </w:rPr>
        <w:t>Nat Rev Neurosci</w:t>
      </w:r>
      <w:r>
        <w:t xml:space="preserve"> </w:t>
      </w:r>
      <w:r>
        <w:rPr>
          <w:b/>
          <w:bCs/>
        </w:rPr>
        <w:t>13</w:t>
      </w:r>
      <w:r>
        <w:t>, 135–145 (2012).</w:t>
      </w:r>
    </w:p>
    <w:p w14:paraId="46E49D7F" w14:textId="77777777" w:rsidR="00FC0013" w:rsidRDefault="00FC0013" w:rsidP="00FC0013">
      <w:pPr>
        <w:pStyle w:val="Bibliography"/>
      </w:pPr>
      <w:r>
        <w:t>25.</w:t>
      </w:r>
      <w:r>
        <w:tab/>
        <w:t xml:space="preserve">Menenti, L., Petersson, K. M. &amp; Hagoort, P. From reference to sense: how the brain encodes meaning for speaking. </w:t>
      </w:r>
      <w:r>
        <w:rPr>
          <w:i/>
          <w:iCs/>
        </w:rPr>
        <w:t>Front. Psychol.</w:t>
      </w:r>
      <w:r>
        <w:t xml:space="preserve"> </w:t>
      </w:r>
      <w:r>
        <w:rPr>
          <w:b/>
          <w:bCs/>
        </w:rPr>
        <w:t>2</w:t>
      </w:r>
      <w:r>
        <w:t>, (2012).</w:t>
      </w:r>
    </w:p>
    <w:p w14:paraId="4B7AEAFA" w14:textId="77777777" w:rsidR="00FC0013" w:rsidRDefault="00FC0013" w:rsidP="00FC0013">
      <w:pPr>
        <w:pStyle w:val="Bibliography"/>
      </w:pPr>
      <w:r>
        <w:t>26.</w:t>
      </w:r>
      <w:r>
        <w:tab/>
        <w:t xml:space="preserve">Jamali, M. </w:t>
      </w:r>
      <w:r>
        <w:rPr>
          <w:i/>
          <w:iCs/>
        </w:rPr>
        <w:t>et al.</w:t>
      </w:r>
      <w:r>
        <w:t xml:space="preserve"> Semantic encoding during language comprehension at single-cell resolution. </w:t>
      </w:r>
      <w:r>
        <w:rPr>
          <w:i/>
          <w:iCs/>
        </w:rPr>
        <w:t>Nature</w:t>
      </w:r>
      <w:r>
        <w:t xml:space="preserve"> </w:t>
      </w:r>
      <w:r>
        <w:rPr>
          <w:b/>
          <w:bCs/>
        </w:rPr>
        <w:t>631</w:t>
      </w:r>
      <w:r>
        <w:t>, 610–616 (2024).</w:t>
      </w:r>
    </w:p>
    <w:p w14:paraId="45954A7E" w14:textId="77777777" w:rsidR="00FC0013" w:rsidRDefault="00FC0013" w:rsidP="00FC0013">
      <w:pPr>
        <w:pStyle w:val="Bibliography"/>
      </w:pPr>
      <w:r>
        <w:t>27.</w:t>
      </w:r>
      <w:r>
        <w:tab/>
        <w:t xml:space="preserve">Grady, C. L., McIntosh, A. R., Rajah, M. N. &amp; Craik, F. I. M. Neural correlates of the episodic encoding of pictures and words. </w:t>
      </w:r>
      <w:r>
        <w:rPr>
          <w:i/>
          <w:iCs/>
        </w:rPr>
        <w:t>Proceedings of the National Academy of Sciences</w:t>
      </w:r>
      <w:r>
        <w:t xml:space="preserve"> </w:t>
      </w:r>
      <w:r>
        <w:rPr>
          <w:b/>
          <w:bCs/>
        </w:rPr>
        <w:t>95</w:t>
      </w:r>
      <w:r>
        <w:t>, 2703–2708 (1998).</w:t>
      </w:r>
    </w:p>
    <w:p w14:paraId="0B579D2B" w14:textId="77777777" w:rsidR="00FC0013" w:rsidRDefault="00FC0013" w:rsidP="00FC0013">
      <w:pPr>
        <w:pStyle w:val="Bibliography"/>
      </w:pPr>
      <w:r>
        <w:t>28.</w:t>
      </w:r>
      <w:r>
        <w:tab/>
        <w:t xml:space="preserve">Fliessbach, K., Buerger, C., Trautner, P., Elger, C. E. &amp; Weber, B. Differential effects of semantic processing on memory encoding. </w:t>
      </w:r>
      <w:r>
        <w:rPr>
          <w:i/>
          <w:iCs/>
        </w:rPr>
        <w:t>Hum Brain Mapp</w:t>
      </w:r>
      <w:r>
        <w:t xml:space="preserve"> </w:t>
      </w:r>
      <w:r>
        <w:rPr>
          <w:b/>
          <w:bCs/>
        </w:rPr>
        <w:t>31</w:t>
      </w:r>
      <w:r>
        <w:t>, 1653–1664 (2010).</w:t>
      </w:r>
    </w:p>
    <w:p w14:paraId="3B35227C" w14:textId="77777777" w:rsidR="00FC0013" w:rsidRDefault="00FC0013" w:rsidP="00FC0013">
      <w:pPr>
        <w:pStyle w:val="Bibliography"/>
      </w:pPr>
      <w:r>
        <w:t>29.</w:t>
      </w:r>
      <w:r>
        <w:tab/>
        <w:t xml:space="preserve">Binder, J. R., Desai, R. H., Graves, W. W. &amp; Conant, L. L. Where is the semantic system? A critical review and meta-analysis of 120 functional neuroimaging studies. </w:t>
      </w:r>
      <w:r>
        <w:rPr>
          <w:i/>
          <w:iCs/>
        </w:rPr>
        <w:t>Cereb Cortex</w:t>
      </w:r>
      <w:r>
        <w:t xml:space="preserve"> </w:t>
      </w:r>
      <w:r>
        <w:rPr>
          <w:b/>
          <w:bCs/>
        </w:rPr>
        <w:t>19</w:t>
      </w:r>
      <w:r>
        <w:t>, 2767–2796 (2009).</w:t>
      </w:r>
    </w:p>
    <w:p w14:paraId="0078BACE" w14:textId="77777777" w:rsidR="00FC0013" w:rsidRDefault="00FC0013" w:rsidP="00FC0013">
      <w:pPr>
        <w:pStyle w:val="Bibliography"/>
      </w:pPr>
      <w:r>
        <w:t>30.</w:t>
      </w:r>
      <w:r>
        <w:tab/>
        <w:t xml:space="preserve">Huth, A. G., de Heer, W. A., Griffiths, T. L., Theunissen, F. E. &amp; Gallant, J. L. Natural speech reveals the semantic maps that tile human cerebral cortex. </w:t>
      </w:r>
      <w:r>
        <w:rPr>
          <w:i/>
          <w:iCs/>
        </w:rPr>
        <w:t>Nature</w:t>
      </w:r>
      <w:r>
        <w:t xml:space="preserve"> </w:t>
      </w:r>
      <w:r>
        <w:rPr>
          <w:b/>
          <w:bCs/>
        </w:rPr>
        <w:t>532</w:t>
      </w:r>
      <w:r>
        <w:t>, 453–458 (2016).</w:t>
      </w:r>
    </w:p>
    <w:p w14:paraId="32A31673" w14:textId="77777777" w:rsidR="00FC0013" w:rsidRDefault="00FC0013" w:rsidP="00FC0013">
      <w:pPr>
        <w:pStyle w:val="Bibliography"/>
      </w:pPr>
      <w:r>
        <w:t>31.</w:t>
      </w:r>
      <w:r>
        <w:tab/>
        <w:t xml:space="preserve">Fedorenko, E., Nieto-Castañon, A. &amp; Kanwisher, N. Lexical and syntactic representations in the brain: An fMRI investigation with multi-voxel pattern analyses. </w:t>
      </w:r>
      <w:r>
        <w:rPr>
          <w:i/>
          <w:iCs/>
        </w:rPr>
        <w:t>Neuropsychologia</w:t>
      </w:r>
      <w:r>
        <w:t xml:space="preserve"> </w:t>
      </w:r>
      <w:r>
        <w:rPr>
          <w:b/>
          <w:bCs/>
        </w:rPr>
        <w:t>50</w:t>
      </w:r>
      <w:r>
        <w:t>, 499–513 (2012).</w:t>
      </w:r>
    </w:p>
    <w:p w14:paraId="35A11AA9" w14:textId="77777777" w:rsidR="00FC0013" w:rsidRDefault="00FC0013" w:rsidP="00FC0013">
      <w:pPr>
        <w:pStyle w:val="Bibliography"/>
      </w:pPr>
      <w:r>
        <w:t>32.</w:t>
      </w:r>
      <w:r>
        <w:tab/>
        <w:t xml:space="preserve">Fedorenko, E. </w:t>
      </w:r>
      <w:r>
        <w:rPr>
          <w:i/>
          <w:iCs/>
        </w:rPr>
        <w:t>et al.</w:t>
      </w:r>
      <w:r>
        <w:t xml:space="preserve"> Neural correlate of the construction of sentence meaning. </w:t>
      </w:r>
      <w:r>
        <w:rPr>
          <w:i/>
          <w:iCs/>
        </w:rPr>
        <w:t xml:space="preserve">Proceedings of the </w:t>
      </w:r>
      <w:r>
        <w:rPr>
          <w:i/>
          <w:iCs/>
        </w:rPr>
        <w:lastRenderedPageBreak/>
        <w:t>National Academy of Sciences</w:t>
      </w:r>
      <w:r>
        <w:t xml:space="preserve"> </w:t>
      </w:r>
      <w:r>
        <w:rPr>
          <w:b/>
          <w:bCs/>
        </w:rPr>
        <w:t>113</w:t>
      </w:r>
      <w:r>
        <w:t>, E6256–E6262 (2016).</w:t>
      </w:r>
    </w:p>
    <w:p w14:paraId="0088A56B" w14:textId="77777777" w:rsidR="00FC0013" w:rsidRDefault="00FC0013" w:rsidP="00FC0013">
      <w:pPr>
        <w:pStyle w:val="Bibliography"/>
      </w:pPr>
      <w:r>
        <w:t>33.</w:t>
      </w:r>
      <w:r>
        <w:tab/>
        <w:t xml:space="preserve">Riès, S. K. </w:t>
      </w:r>
      <w:r>
        <w:rPr>
          <w:i/>
          <w:iCs/>
        </w:rPr>
        <w:t>et al.</w:t>
      </w:r>
      <w:r>
        <w:t xml:space="preserve"> Spatiotemporal dynamics of word retrieval in speech production revealed by cortical high-frequency band activity. </w:t>
      </w:r>
      <w:r>
        <w:rPr>
          <w:i/>
          <w:iCs/>
        </w:rPr>
        <w:t>Proc. Natl. Acad. Sci. U.S.A.</w:t>
      </w:r>
      <w:r>
        <w:t xml:space="preserve"> </w:t>
      </w:r>
      <w:r>
        <w:rPr>
          <w:b/>
          <w:bCs/>
        </w:rPr>
        <w:t>114</w:t>
      </w:r>
      <w:r>
        <w:t>, (2017).</w:t>
      </w:r>
    </w:p>
    <w:p w14:paraId="153EB7C4" w14:textId="77777777" w:rsidR="00FC0013" w:rsidRDefault="00FC0013" w:rsidP="00FC0013">
      <w:pPr>
        <w:pStyle w:val="Bibliography"/>
      </w:pPr>
      <w:r>
        <w:t>34.</w:t>
      </w:r>
      <w:r>
        <w:tab/>
        <w:t xml:space="preserve">Forseth, K. J. </w:t>
      </w:r>
      <w:r>
        <w:rPr>
          <w:i/>
          <w:iCs/>
        </w:rPr>
        <w:t>et al.</w:t>
      </w:r>
      <w:r>
        <w:t xml:space="preserve"> A lexical semantic hub for heteromodal naming in middle fusiform gyrus. </w:t>
      </w:r>
      <w:r>
        <w:rPr>
          <w:i/>
          <w:iCs/>
        </w:rPr>
        <w:t>Brain</w:t>
      </w:r>
      <w:r>
        <w:t xml:space="preserve"> </w:t>
      </w:r>
      <w:r>
        <w:rPr>
          <w:b/>
          <w:bCs/>
        </w:rPr>
        <w:t>141</w:t>
      </w:r>
      <w:r>
        <w:t>, 2112–2126 (2018).</w:t>
      </w:r>
    </w:p>
    <w:p w14:paraId="221C8F08" w14:textId="77777777" w:rsidR="00FC0013" w:rsidRDefault="00FC0013" w:rsidP="00FC0013">
      <w:pPr>
        <w:pStyle w:val="Bibliography"/>
      </w:pPr>
      <w:r>
        <w:t>35.</w:t>
      </w:r>
      <w:r>
        <w:tab/>
        <w:t xml:space="preserve">Turker, S., Kuhnke, P., Eickhoff, S. B., Caspers, S. &amp; Hartwigsen, G. Cortical, subcortical, and cerebellar contributions to language processing: A meta-analytic review of 403 neuroimaging experiments. </w:t>
      </w:r>
      <w:r>
        <w:rPr>
          <w:i/>
          <w:iCs/>
        </w:rPr>
        <w:t>Psychol Bull</w:t>
      </w:r>
      <w:r>
        <w:t xml:space="preserve"> </w:t>
      </w:r>
      <w:r>
        <w:rPr>
          <w:b/>
          <w:bCs/>
        </w:rPr>
        <w:t>149</w:t>
      </w:r>
      <w:r>
        <w:t>, 699–723 (2023).</w:t>
      </w:r>
    </w:p>
    <w:p w14:paraId="3CA7E70F" w14:textId="77777777" w:rsidR="00FC0013" w:rsidRDefault="00FC0013" w:rsidP="00FC0013">
      <w:pPr>
        <w:pStyle w:val="Bibliography"/>
      </w:pPr>
      <w:r>
        <w:t>36.</w:t>
      </w:r>
      <w:r>
        <w:tab/>
        <w:t xml:space="preserve">Chen, Y. </w:t>
      </w:r>
      <w:r>
        <w:rPr>
          <w:i/>
          <w:iCs/>
        </w:rPr>
        <w:t>et al.</w:t>
      </w:r>
      <w:r>
        <w:t xml:space="preserve"> The ‘when’ and ‘where’ of semantic coding in the anterior temporal lobe: Temporal representational similarity analysis of electrocorticogram data. </w:t>
      </w:r>
      <w:r>
        <w:rPr>
          <w:i/>
          <w:iCs/>
        </w:rPr>
        <w:t>Cortex</w:t>
      </w:r>
      <w:r>
        <w:t xml:space="preserve"> </w:t>
      </w:r>
      <w:r>
        <w:rPr>
          <w:b/>
          <w:bCs/>
        </w:rPr>
        <w:t>79</w:t>
      </w:r>
      <w:r>
        <w:t>, 1–13 (2016).</w:t>
      </w:r>
    </w:p>
    <w:p w14:paraId="1057EEAD" w14:textId="77777777" w:rsidR="00FC0013" w:rsidRDefault="00FC0013" w:rsidP="00FC0013">
      <w:pPr>
        <w:pStyle w:val="Bibliography"/>
      </w:pPr>
      <w:r>
        <w:t>37.</w:t>
      </w:r>
      <w:r>
        <w:tab/>
        <w:t xml:space="preserve">Cox, C. R. </w:t>
      </w:r>
      <w:r>
        <w:rPr>
          <w:i/>
          <w:iCs/>
        </w:rPr>
        <w:t>et al.</w:t>
      </w:r>
      <w:r>
        <w:t xml:space="preserve"> Representational similarity learning reveals a graded multidimensional semantic space in the human anterior temporal cortex. </w:t>
      </w:r>
      <w:r>
        <w:rPr>
          <w:i/>
          <w:iCs/>
        </w:rPr>
        <w:t>Imaging Neuroscience</w:t>
      </w:r>
      <w:r>
        <w:t xml:space="preserve"> </w:t>
      </w:r>
      <w:r>
        <w:rPr>
          <w:b/>
          <w:bCs/>
        </w:rPr>
        <w:t>2</w:t>
      </w:r>
      <w:r>
        <w:t>, imag–2–00093 (2024).</w:t>
      </w:r>
    </w:p>
    <w:p w14:paraId="186C11E8" w14:textId="77777777" w:rsidR="00FC0013" w:rsidRDefault="00FC0013" w:rsidP="00FC0013">
      <w:pPr>
        <w:pStyle w:val="Bibliography"/>
      </w:pPr>
      <w:r>
        <w:t>38.</w:t>
      </w:r>
      <w:r>
        <w:tab/>
        <w:t xml:space="preserve">Frisby, S. L. </w:t>
      </w:r>
      <w:r>
        <w:rPr>
          <w:i/>
          <w:iCs/>
        </w:rPr>
        <w:t>et al.</w:t>
      </w:r>
      <w:r>
        <w:t xml:space="preserve"> All spectral frequencies of neural activity reveal semantic representation in the human anterior ventral temporal cortex. 2025.04.17.649404 Preprint at https://doi.org/10.1101/2025.04.17.649404 (2025).</w:t>
      </w:r>
    </w:p>
    <w:p w14:paraId="04F7A775" w14:textId="77777777" w:rsidR="00FC0013" w:rsidRDefault="00FC0013" w:rsidP="00FC0013">
      <w:pPr>
        <w:pStyle w:val="Bibliography"/>
      </w:pPr>
      <w:r>
        <w:t>39.</w:t>
      </w:r>
      <w:r>
        <w:tab/>
        <w:t xml:space="preserve">Ralph, M. A. L., Jefferies, E., Patterson, K. &amp; Rogers, T. T. The neural and computational bases of semantic cognition. </w:t>
      </w:r>
      <w:r>
        <w:rPr>
          <w:i/>
          <w:iCs/>
        </w:rPr>
        <w:t>Nat Rev Neurosci</w:t>
      </w:r>
      <w:r>
        <w:t xml:space="preserve"> </w:t>
      </w:r>
      <w:r>
        <w:rPr>
          <w:b/>
          <w:bCs/>
        </w:rPr>
        <w:t>18</w:t>
      </w:r>
      <w:r>
        <w:t>, 42–55 (2017).</w:t>
      </w:r>
    </w:p>
    <w:p w14:paraId="2BDFF37F" w14:textId="77777777" w:rsidR="00FC0013" w:rsidRDefault="00FC0013" w:rsidP="00FC0013">
      <w:pPr>
        <w:pStyle w:val="Bibliography"/>
      </w:pPr>
      <w:r>
        <w:t>40.</w:t>
      </w:r>
      <w:r>
        <w:tab/>
        <w:t xml:space="preserve">Mitchell, T. M. </w:t>
      </w:r>
      <w:r>
        <w:rPr>
          <w:i/>
          <w:iCs/>
        </w:rPr>
        <w:t>et al.</w:t>
      </w:r>
      <w:r>
        <w:t xml:space="preserve"> Predicting human brain activity associated with the meanings of nouns. </w:t>
      </w:r>
      <w:r>
        <w:rPr>
          <w:i/>
          <w:iCs/>
        </w:rPr>
        <w:t>Science</w:t>
      </w:r>
      <w:r>
        <w:t xml:space="preserve"> </w:t>
      </w:r>
      <w:r>
        <w:rPr>
          <w:b/>
          <w:bCs/>
        </w:rPr>
        <w:t>320</w:t>
      </w:r>
      <w:r>
        <w:t>, 1191–1195 (2008).</w:t>
      </w:r>
    </w:p>
    <w:p w14:paraId="498D0742" w14:textId="77777777" w:rsidR="00FC0013" w:rsidRDefault="00FC0013" w:rsidP="00FC0013">
      <w:pPr>
        <w:pStyle w:val="Bibliography"/>
      </w:pPr>
      <w:r>
        <w:t>41.</w:t>
      </w:r>
      <w:r>
        <w:tab/>
        <w:t xml:space="preserve">Seghier, M. L., Fagan, E. &amp; Price, C. J. Functional subdivisions in the left angular gyrus where the semantic system meets and diverges from the default network. </w:t>
      </w:r>
      <w:r>
        <w:rPr>
          <w:i/>
          <w:iCs/>
        </w:rPr>
        <w:t>J Neurosci</w:t>
      </w:r>
      <w:r>
        <w:t xml:space="preserve"> </w:t>
      </w:r>
      <w:r>
        <w:rPr>
          <w:b/>
          <w:bCs/>
        </w:rPr>
        <w:t>30</w:t>
      </w:r>
      <w:r>
        <w:t>, 16809–16817 (2010).</w:t>
      </w:r>
    </w:p>
    <w:p w14:paraId="425C4AB0" w14:textId="77777777" w:rsidR="00FC0013" w:rsidRDefault="00FC0013" w:rsidP="00FC0013">
      <w:pPr>
        <w:pStyle w:val="Bibliography"/>
      </w:pPr>
      <w:r>
        <w:t>42.</w:t>
      </w:r>
      <w:r>
        <w:tab/>
        <w:t xml:space="preserve">Patterson, K., Nestor, P. J. &amp; Rogers, T. T. Where do you know what you know? The representation </w:t>
      </w:r>
      <w:r>
        <w:lastRenderedPageBreak/>
        <w:t xml:space="preserve">of semantic knowledge in the human brain. </w:t>
      </w:r>
      <w:r>
        <w:rPr>
          <w:i/>
          <w:iCs/>
        </w:rPr>
        <w:t>Nat Rev Neurosci</w:t>
      </w:r>
      <w:r>
        <w:t xml:space="preserve"> </w:t>
      </w:r>
      <w:r>
        <w:rPr>
          <w:b/>
          <w:bCs/>
        </w:rPr>
        <w:t>8</w:t>
      </w:r>
      <w:r>
        <w:t>, 976–987 (2007).</w:t>
      </w:r>
    </w:p>
    <w:p w14:paraId="69AA285D" w14:textId="77777777" w:rsidR="00FC0013" w:rsidRDefault="00FC0013" w:rsidP="00FC0013">
      <w:pPr>
        <w:pStyle w:val="Bibliography"/>
      </w:pPr>
      <w:r>
        <w:t>43.</w:t>
      </w:r>
      <w:r>
        <w:tab/>
        <w:t xml:space="preserve">Luo, X., Chen, H.-H. &amp; Guo, Q. Semantic communications: overview, open issues, and future research directions. </w:t>
      </w:r>
      <w:r>
        <w:rPr>
          <w:i/>
          <w:iCs/>
        </w:rPr>
        <w:t>IEEE Wireless Commun.</w:t>
      </w:r>
      <w:r>
        <w:t xml:space="preserve"> </w:t>
      </w:r>
      <w:r>
        <w:rPr>
          <w:b/>
          <w:bCs/>
        </w:rPr>
        <w:t>29</w:t>
      </w:r>
      <w:r>
        <w:t>, 210–219 (2022).</w:t>
      </w:r>
    </w:p>
    <w:p w14:paraId="3FDB5D3D" w14:textId="77777777" w:rsidR="00FC0013" w:rsidRDefault="00FC0013" w:rsidP="00FC0013">
      <w:pPr>
        <w:pStyle w:val="Bibliography"/>
      </w:pPr>
      <w:r>
        <w:t>44.</w:t>
      </w:r>
      <w:r>
        <w:tab/>
        <w:t xml:space="preserve">Wang, W., Degenhart, A. D., Sudre, G. P., Pomerleau, D. A. &amp; Tyler-Kabara, E. C. Decoding semantic information from human electrocorticographic (ECoG) signals. </w:t>
      </w:r>
      <w:r>
        <w:rPr>
          <w:i/>
          <w:iCs/>
        </w:rPr>
        <w:t>Annu Int Conf IEEE Eng Med Biol Soc</w:t>
      </w:r>
      <w:r>
        <w:t xml:space="preserve"> </w:t>
      </w:r>
      <w:r>
        <w:rPr>
          <w:b/>
          <w:bCs/>
        </w:rPr>
        <w:t>2011</w:t>
      </w:r>
      <w:r>
        <w:t>, 6294–6298 (2011).</w:t>
      </w:r>
    </w:p>
    <w:p w14:paraId="5D94C4C0" w14:textId="77777777" w:rsidR="00FC0013" w:rsidRDefault="00FC0013" w:rsidP="00FC0013">
      <w:pPr>
        <w:pStyle w:val="Bibliography"/>
      </w:pPr>
      <w:r>
        <w:t>45.</w:t>
      </w:r>
      <w:r>
        <w:tab/>
        <w:t xml:space="preserve">Rupp, K. </w:t>
      </w:r>
      <w:r>
        <w:rPr>
          <w:i/>
          <w:iCs/>
        </w:rPr>
        <w:t>et al.</w:t>
      </w:r>
      <w:r>
        <w:t xml:space="preserve"> Semantic attributes are encoded in human electrocorticographic signals during visual object recognition. </w:t>
      </w:r>
      <w:r>
        <w:rPr>
          <w:i/>
          <w:iCs/>
        </w:rPr>
        <w:t>NeuroImage</w:t>
      </w:r>
      <w:r>
        <w:t xml:space="preserve"> </w:t>
      </w:r>
      <w:r>
        <w:rPr>
          <w:b/>
          <w:bCs/>
        </w:rPr>
        <w:t>148</w:t>
      </w:r>
      <w:r>
        <w:t>, 318–329 (2017).</w:t>
      </w:r>
    </w:p>
    <w:p w14:paraId="2F4CE08E" w14:textId="77777777" w:rsidR="00FC0013" w:rsidRDefault="00FC0013" w:rsidP="00FC0013">
      <w:pPr>
        <w:pStyle w:val="Bibliography"/>
      </w:pPr>
      <w:r>
        <w:t>46.</w:t>
      </w:r>
      <w:r>
        <w:tab/>
        <w:t xml:space="preserve">Pescatore, C. R. C. </w:t>
      </w:r>
      <w:r>
        <w:rPr>
          <w:i/>
          <w:iCs/>
        </w:rPr>
        <w:t>et al.</w:t>
      </w:r>
      <w:r>
        <w:t xml:space="preserve"> Decoding semantics from natural speech using human intracranial EEG. 2025.02.10.637051 Preprint at https://doi.org/10.1101/2025.02.10.637051 (2025).</w:t>
      </w:r>
    </w:p>
    <w:p w14:paraId="334F6328" w14:textId="77777777" w:rsidR="00FC0013" w:rsidRDefault="00FC0013" w:rsidP="00FC0013">
      <w:pPr>
        <w:pStyle w:val="Bibliography"/>
      </w:pPr>
      <w:r>
        <w:t>47.</w:t>
      </w:r>
      <w:r>
        <w:tab/>
        <w:t xml:space="preserve">Carota, F., Schoffelen, J.-M., Oostenveld, R. &amp; Indefrey, P. Parallel or sequential? Decoding conceptual and phonological/phonetic information from MEG signals during language production. </w:t>
      </w:r>
      <w:r>
        <w:rPr>
          <w:i/>
          <w:iCs/>
        </w:rPr>
        <w:t>Cognitive Neuropsychology</w:t>
      </w:r>
      <w:r>
        <w:t xml:space="preserve"> </w:t>
      </w:r>
      <w:r>
        <w:rPr>
          <w:b/>
          <w:bCs/>
        </w:rPr>
        <w:t>40</w:t>
      </w:r>
      <w:r>
        <w:t>, 298–317 (2023).</w:t>
      </w:r>
    </w:p>
    <w:p w14:paraId="079BB885" w14:textId="77777777" w:rsidR="00FC0013" w:rsidRDefault="00FC0013" w:rsidP="00FC0013">
      <w:pPr>
        <w:pStyle w:val="Bibliography"/>
      </w:pPr>
      <w:r>
        <w:t>48.</w:t>
      </w:r>
      <w:r>
        <w:tab/>
        <w:t xml:space="preserve">Tang, J., LeBel, A., Jain, S. &amp; Huth, A. G. Semantic reconstruction of continuous language from non-invasive brain recordings. </w:t>
      </w:r>
      <w:r>
        <w:rPr>
          <w:i/>
          <w:iCs/>
        </w:rPr>
        <w:t>Nat Neurosci</w:t>
      </w:r>
      <w:r>
        <w:t xml:space="preserve"> </w:t>
      </w:r>
      <w:r>
        <w:rPr>
          <w:b/>
          <w:bCs/>
        </w:rPr>
        <w:t>26</w:t>
      </w:r>
      <w:r>
        <w:t>, 858–866 (2023).</w:t>
      </w:r>
    </w:p>
    <w:p w14:paraId="7C0288A0" w14:textId="77777777" w:rsidR="00FC0013" w:rsidRDefault="00FC0013" w:rsidP="00FC0013">
      <w:pPr>
        <w:pStyle w:val="Bibliography"/>
      </w:pPr>
      <w:r>
        <w:t>49.</w:t>
      </w:r>
      <w:r>
        <w:tab/>
        <w:t xml:space="preserve">Tang, J. &amp; Huth, A. G. Semantic language decoding across participants and stimulus modalities. </w:t>
      </w:r>
      <w:r>
        <w:rPr>
          <w:i/>
          <w:iCs/>
        </w:rPr>
        <w:t>Current Biology</w:t>
      </w:r>
      <w:r>
        <w:t xml:space="preserve"> </w:t>
      </w:r>
      <w:r>
        <w:rPr>
          <w:b/>
          <w:bCs/>
        </w:rPr>
        <w:t>35</w:t>
      </w:r>
      <w:r>
        <w:t>, 1023-1032.e6 (2025).</w:t>
      </w:r>
    </w:p>
    <w:p w14:paraId="084058D1" w14:textId="77777777" w:rsidR="00FC0013" w:rsidRDefault="00FC0013" w:rsidP="00FC0013">
      <w:pPr>
        <w:pStyle w:val="Bibliography"/>
      </w:pPr>
      <w:r>
        <w:t>50.</w:t>
      </w:r>
      <w:r>
        <w:tab/>
        <w:t xml:space="preserve">Dale, A. M. </w:t>
      </w:r>
      <w:r>
        <w:rPr>
          <w:i/>
          <w:iCs/>
        </w:rPr>
        <w:t>et al.</w:t>
      </w:r>
      <w:r>
        <w:t xml:space="preserve"> Dynamic statistical parametric mapping: combining fMRI and MEG for high-resolution imaging of cortical activity. </w:t>
      </w:r>
      <w:r>
        <w:rPr>
          <w:i/>
          <w:iCs/>
        </w:rPr>
        <w:t>Neuron</w:t>
      </w:r>
      <w:r>
        <w:t xml:space="preserve"> </w:t>
      </w:r>
      <w:r>
        <w:rPr>
          <w:b/>
          <w:bCs/>
        </w:rPr>
        <w:t>26</w:t>
      </w:r>
      <w:r>
        <w:t>, 55–67 (2000).</w:t>
      </w:r>
    </w:p>
    <w:p w14:paraId="279BF29D" w14:textId="77777777" w:rsidR="00FC0013" w:rsidRDefault="00FC0013" w:rsidP="00FC0013">
      <w:pPr>
        <w:pStyle w:val="Bibliography"/>
      </w:pPr>
      <w:r>
        <w:t>51.</w:t>
      </w:r>
      <w:r>
        <w:tab/>
        <w:t xml:space="preserve">Flinker, A. </w:t>
      </w:r>
      <w:r>
        <w:rPr>
          <w:i/>
          <w:iCs/>
        </w:rPr>
        <w:t>et al.</w:t>
      </w:r>
      <w:r>
        <w:t xml:space="preserve"> Redefining the role of Broca’s area in speech. </w:t>
      </w:r>
      <w:r>
        <w:rPr>
          <w:i/>
          <w:iCs/>
        </w:rPr>
        <w:t>Proceedings of the National Academy of Sciences</w:t>
      </w:r>
      <w:r>
        <w:t xml:space="preserve"> </w:t>
      </w:r>
      <w:r>
        <w:rPr>
          <w:b/>
          <w:bCs/>
        </w:rPr>
        <w:t>112</w:t>
      </w:r>
      <w:r>
        <w:t>, 2871–2875 (2015).</w:t>
      </w:r>
    </w:p>
    <w:p w14:paraId="24B73CB7" w14:textId="77777777" w:rsidR="00FC0013" w:rsidRDefault="00FC0013" w:rsidP="00FC0013">
      <w:pPr>
        <w:pStyle w:val="Bibliography"/>
      </w:pPr>
      <w:r>
        <w:t>52.</w:t>
      </w:r>
      <w:r>
        <w:tab/>
        <w:t xml:space="preserve">Yu, L. </w:t>
      </w:r>
      <w:r>
        <w:rPr>
          <w:i/>
          <w:iCs/>
        </w:rPr>
        <w:t>et al.</w:t>
      </w:r>
      <w:r>
        <w:t xml:space="preserve"> A left-lateralized dorsolateral prefrontal network for naming. Preprint at </w:t>
      </w:r>
      <w:r>
        <w:lastRenderedPageBreak/>
        <w:t>https://doi.org/10.1101/2024.05.15.594403 (2024).</w:t>
      </w:r>
    </w:p>
    <w:p w14:paraId="24A0FD7E" w14:textId="77777777" w:rsidR="00FC0013" w:rsidRDefault="00FC0013" w:rsidP="00FC0013">
      <w:pPr>
        <w:pStyle w:val="Bibliography"/>
      </w:pPr>
      <w:r>
        <w:t>53.</w:t>
      </w:r>
      <w:r>
        <w:tab/>
        <w:t xml:space="preserve">Pennington, J., Socher, R. &amp; Manning, C. Glove: Global Vectors for Word Representation. in </w:t>
      </w:r>
      <w:r>
        <w:rPr>
          <w:i/>
          <w:iCs/>
        </w:rPr>
        <w:t>Proceedings of the 2014 Conference on Empirical Methods in Natural Language Processing (EMNLP)</w:t>
      </w:r>
      <w:r>
        <w:t xml:space="preserve"> 1532–1543 (Association for Computational Linguistics, Doha, Qatar, 2014). doi:10.3115/v1/D14-1162.</w:t>
      </w:r>
    </w:p>
    <w:p w14:paraId="4F29896A" w14:textId="77777777" w:rsidR="00FC0013" w:rsidRDefault="00FC0013" w:rsidP="00FC0013">
      <w:pPr>
        <w:pStyle w:val="Bibliography"/>
      </w:pPr>
      <w:r>
        <w:t>54.</w:t>
      </w:r>
      <w:r>
        <w:tab/>
        <w:t xml:space="preserve">Jazayeri, M. &amp; Ostojic, S. Interpreting neural computations by examining intrinsic and embedding dimensionality of neural activity. </w:t>
      </w:r>
      <w:r>
        <w:rPr>
          <w:i/>
          <w:iCs/>
        </w:rPr>
        <w:t>Curr Opin Neurobiol</w:t>
      </w:r>
      <w:r>
        <w:t xml:space="preserve"> </w:t>
      </w:r>
      <w:r>
        <w:rPr>
          <w:b/>
          <w:bCs/>
        </w:rPr>
        <w:t>70</w:t>
      </w:r>
      <w:r>
        <w:t>, 113–120 (2021).</w:t>
      </w:r>
    </w:p>
    <w:p w14:paraId="07897BA8" w14:textId="77777777" w:rsidR="00FC0013" w:rsidRDefault="00FC0013" w:rsidP="00FC0013">
      <w:pPr>
        <w:pStyle w:val="Bibliography"/>
      </w:pPr>
      <w:r>
        <w:t>55.</w:t>
      </w:r>
      <w:r>
        <w:tab/>
        <w:t xml:space="preserve">Prakash, P. R. </w:t>
      </w:r>
      <w:r>
        <w:rPr>
          <w:i/>
          <w:iCs/>
        </w:rPr>
        <w:t>et al.</w:t>
      </w:r>
      <w:r>
        <w:t xml:space="preserve"> Decoding speech intent from non-frontal cortical areas. </w:t>
      </w:r>
      <w:r>
        <w:rPr>
          <w:i/>
          <w:iCs/>
        </w:rPr>
        <w:t>J. Neural Eng.</w:t>
      </w:r>
      <w:r>
        <w:t xml:space="preserve"> </w:t>
      </w:r>
      <w:r>
        <w:rPr>
          <w:b/>
          <w:bCs/>
        </w:rPr>
        <w:t>22</w:t>
      </w:r>
      <w:r>
        <w:t>, 016024 (2025).</w:t>
      </w:r>
    </w:p>
    <w:p w14:paraId="40598ED5" w14:textId="77777777" w:rsidR="00FC0013" w:rsidRDefault="00FC0013" w:rsidP="00FC0013">
      <w:pPr>
        <w:pStyle w:val="Bibliography"/>
      </w:pPr>
      <w:r>
        <w:t>56.</w:t>
      </w:r>
      <w:r>
        <w:tab/>
        <w:t xml:space="preserve">Weber, J. </w:t>
      </w:r>
      <w:r>
        <w:rPr>
          <w:i/>
          <w:iCs/>
        </w:rPr>
        <w:t>et al.</w:t>
      </w:r>
      <w:r>
        <w:t xml:space="preserve"> Subspace partitioning in the human prefrontal cortex resolves cognitive interference. </w:t>
      </w:r>
      <w:r>
        <w:rPr>
          <w:i/>
          <w:iCs/>
        </w:rPr>
        <w:t>Proceedings of the National Academy of Sciences</w:t>
      </w:r>
      <w:r>
        <w:t xml:space="preserve"> </w:t>
      </w:r>
      <w:r>
        <w:rPr>
          <w:b/>
          <w:bCs/>
        </w:rPr>
        <w:t>120</w:t>
      </w:r>
      <w:r>
        <w:t>, e2220523120 (2023).</w:t>
      </w:r>
    </w:p>
    <w:p w14:paraId="46C96110" w14:textId="77777777" w:rsidR="00FC0013" w:rsidRDefault="00FC0013" w:rsidP="00FC0013">
      <w:pPr>
        <w:pStyle w:val="Bibliography"/>
      </w:pPr>
      <w:r>
        <w:t>57.</w:t>
      </w:r>
      <w:r>
        <w:tab/>
        <w:t xml:space="preserve">Spalding, Z. </w:t>
      </w:r>
      <w:r>
        <w:rPr>
          <w:i/>
          <w:iCs/>
        </w:rPr>
        <w:t>et al.</w:t>
      </w:r>
      <w:r>
        <w:t xml:space="preserve"> Shared latent representations of speech production for cross-patient speech decoding. 2025.08.21.671516 Preprint at https://doi.org/10.1101/2025.08.21.671516 (2025).</w:t>
      </w:r>
    </w:p>
    <w:p w14:paraId="369D7AEE" w14:textId="77777777" w:rsidR="00FC0013" w:rsidRDefault="00FC0013" w:rsidP="00FC0013">
      <w:pPr>
        <w:pStyle w:val="Bibliography"/>
      </w:pPr>
      <w:r>
        <w:t>58.</w:t>
      </w:r>
      <w:r>
        <w:tab/>
        <w:t xml:space="preserve">Mentzelopoulos, G. </w:t>
      </w:r>
      <w:r>
        <w:rPr>
          <w:i/>
          <w:iCs/>
        </w:rPr>
        <w:t>et al.</w:t>
      </w:r>
      <w:r>
        <w:t xml:space="preserve"> Neural decoding from stereotactic EEG: accounting for electrode variability across subjects. </w:t>
      </w:r>
      <w:r>
        <w:rPr>
          <w:i/>
          <w:iCs/>
        </w:rPr>
        <w:t>Advances in Neural Information Processing Systems</w:t>
      </w:r>
      <w:r>
        <w:t xml:space="preserve"> </w:t>
      </w:r>
      <w:r>
        <w:rPr>
          <w:b/>
          <w:bCs/>
        </w:rPr>
        <w:t>37</w:t>
      </w:r>
      <w:r>
        <w:t>, 108600–108624 (2024).</w:t>
      </w:r>
    </w:p>
    <w:p w14:paraId="5281C750" w14:textId="77777777" w:rsidR="00FC0013" w:rsidRDefault="00FC0013" w:rsidP="00FC0013">
      <w:pPr>
        <w:pStyle w:val="Bibliography"/>
      </w:pPr>
      <w:r>
        <w:t>59.</w:t>
      </w:r>
      <w:r>
        <w:tab/>
        <w:t xml:space="preserve">Goldberger, J., Roweis, S., Hinton, G. &amp; Salakhutdinov, R. Neighbourhood components analysis. in </w:t>
      </w:r>
      <w:r>
        <w:rPr>
          <w:i/>
          <w:iCs/>
        </w:rPr>
        <w:t>Proceedings of the 18th International Conference on Neural Information Processing Systems</w:t>
      </w:r>
      <w:r>
        <w:t xml:space="preserve"> 513–520 (MIT Press, Cambridge, MA, USA, 2004).</w:t>
      </w:r>
    </w:p>
    <w:p w14:paraId="57C83382" w14:textId="77777777" w:rsidR="00FC0013" w:rsidRDefault="00FC0013" w:rsidP="00FC0013">
      <w:pPr>
        <w:pStyle w:val="Bibliography"/>
      </w:pPr>
      <w:r>
        <w:t>60.</w:t>
      </w:r>
      <w:r>
        <w:tab/>
        <w:t xml:space="preserve">Jolliffe, I. T. &amp; Cadima, J. Principal component analysis: a review and recent developments. </w:t>
      </w:r>
      <w:r>
        <w:rPr>
          <w:i/>
          <w:iCs/>
        </w:rPr>
        <w:t>Philos Trans A Math Phys Eng Sci</w:t>
      </w:r>
      <w:r>
        <w:t xml:space="preserve"> </w:t>
      </w:r>
      <w:r>
        <w:rPr>
          <w:b/>
          <w:bCs/>
        </w:rPr>
        <w:t>374</w:t>
      </w:r>
      <w:r>
        <w:t>, 20150202 (2016).</w:t>
      </w:r>
    </w:p>
    <w:p w14:paraId="366CEE33" w14:textId="77777777" w:rsidR="00FC0013" w:rsidRDefault="00FC0013" w:rsidP="00FC0013">
      <w:pPr>
        <w:pStyle w:val="Bibliography"/>
      </w:pPr>
      <w:r>
        <w:t>61.</w:t>
      </w:r>
      <w:r>
        <w:tab/>
        <w:t xml:space="preserve">Ding, X. </w:t>
      </w:r>
      <w:r>
        <w:rPr>
          <w:i/>
          <w:iCs/>
        </w:rPr>
        <w:t>et al.</w:t>
      </w:r>
      <w:r>
        <w:t xml:space="preserve"> Study of MI-BCI classification method based on the Riemannian transform of </w:t>
      </w:r>
      <w:r>
        <w:lastRenderedPageBreak/>
        <w:t xml:space="preserve">personalized EEG spatiotemporal features. </w:t>
      </w:r>
      <w:r>
        <w:rPr>
          <w:i/>
          <w:iCs/>
        </w:rPr>
        <w:t>MBE</w:t>
      </w:r>
      <w:r>
        <w:t xml:space="preserve"> </w:t>
      </w:r>
      <w:r>
        <w:rPr>
          <w:b/>
          <w:bCs/>
        </w:rPr>
        <w:t>20</w:t>
      </w:r>
      <w:r>
        <w:t>, 12454–12471 (2023).</w:t>
      </w:r>
    </w:p>
    <w:p w14:paraId="0BFAEA8E" w14:textId="77777777" w:rsidR="00FC0013" w:rsidRDefault="00FC0013" w:rsidP="00FC0013">
      <w:pPr>
        <w:pStyle w:val="Bibliography"/>
      </w:pPr>
      <w:r>
        <w:t>62.</w:t>
      </w:r>
      <w:r>
        <w:tab/>
        <w:t xml:space="preserve">Lippitt, W. </w:t>
      </w:r>
      <w:r>
        <w:rPr>
          <w:i/>
          <w:iCs/>
        </w:rPr>
        <w:t>et al.</w:t>
      </w:r>
      <w:r>
        <w:t xml:space="preserve"> Limitations of Clustering with PCA and Correlated Noise. </w:t>
      </w:r>
      <w:r>
        <w:rPr>
          <w:i/>
          <w:iCs/>
        </w:rPr>
        <w:t>J Stat Comput Simul</w:t>
      </w:r>
      <w:r>
        <w:t xml:space="preserve"> </w:t>
      </w:r>
      <w:r>
        <w:rPr>
          <w:b/>
          <w:bCs/>
        </w:rPr>
        <w:t>94</w:t>
      </w:r>
      <w:r>
        <w:t>, 2291–2319 (2024).</w:t>
      </w:r>
    </w:p>
    <w:p w14:paraId="3404FCC3" w14:textId="77777777" w:rsidR="00FC0013" w:rsidRDefault="00FC0013" w:rsidP="00FC0013">
      <w:pPr>
        <w:pStyle w:val="Bibliography"/>
      </w:pPr>
      <w:r>
        <w:t>63.</w:t>
      </w:r>
      <w:r>
        <w:tab/>
        <w:t xml:space="preserve">Hearst, M. A., Dumais, S. T., Osuna, E., Platt, J. &amp; Scholkopf, B. Support vector machines. </w:t>
      </w:r>
      <w:r>
        <w:rPr>
          <w:i/>
          <w:iCs/>
        </w:rPr>
        <w:t>IEEE Intell. Syst. Their Appl.</w:t>
      </w:r>
      <w:r>
        <w:t xml:space="preserve"> </w:t>
      </w:r>
      <w:r>
        <w:rPr>
          <w:b/>
          <w:bCs/>
        </w:rPr>
        <w:t>13</w:t>
      </w:r>
      <w:r>
        <w:t>, 18–28 (1998).</w:t>
      </w:r>
    </w:p>
    <w:p w14:paraId="3E61A101" w14:textId="77777777" w:rsidR="00FC0013" w:rsidRDefault="00FC0013" w:rsidP="00FC0013">
      <w:pPr>
        <w:pStyle w:val="Bibliography"/>
      </w:pPr>
      <w:r>
        <w:t>64.</w:t>
      </w:r>
      <w:r>
        <w:tab/>
        <w:t xml:space="preserve">Benjamini, Y. &amp; Hochberg, Y. Controlling the false discovery rate: a practical and powerful approach to multiple testing. </w:t>
      </w:r>
      <w:r>
        <w:rPr>
          <w:i/>
          <w:iCs/>
        </w:rPr>
        <w:t>Journal of the Royal Statistical Society. Series B (Methodological)</w:t>
      </w:r>
      <w:r>
        <w:t xml:space="preserve"> </w:t>
      </w:r>
      <w:r>
        <w:rPr>
          <w:b/>
          <w:bCs/>
        </w:rPr>
        <w:t>57</w:t>
      </w:r>
      <w:r>
        <w:t>, 289–300 (1995).</w:t>
      </w:r>
    </w:p>
    <w:p w14:paraId="65B3C7E9" w14:textId="29B4FB49" w:rsidR="003E5E15" w:rsidRPr="00735A0B" w:rsidRDefault="003E5E15" w:rsidP="00CD4DC4">
      <w:pPr>
        <w:spacing w:line="240" w:lineRule="auto"/>
      </w:pPr>
      <w:r w:rsidRPr="00735A0B">
        <w:fldChar w:fldCharType="end"/>
      </w:r>
    </w:p>
    <w:sectPr w:rsidR="003E5E15" w:rsidRPr="00735A0B" w:rsidSect="00B95850">
      <w:pgSz w:w="11906" w:h="16838"/>
      <w:pgMar w:top="1440" w:right="1440" w:bottom="1440" w:left="1440" w:header="720" w:footer="720" w:gutter="0"/>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on Hei Lee" w:date="2026-06-03T14:36:00Z" w:initials="JL">
    <w:p w14:paraId="6D8203CA" w14:textId="77777777" w:rsidR="00B95850" w:rsidRDefault="00B95850" w:rsidP="0099776F">
      <w:pPr>
        <w:pStyle w:val="CommentText"/>
      </w:pPr>
      <w:r>
        <w:rPr>
          <w:rStyle w:val="CommentReference"/>
        </w:rPr>
        <w:annotationRef/>
      </w:r>
      <w:r>
        <w:t xml:space="preserve">Mention something about semantics (generally) before narrowing down to lexical-semantic information. Similar to the below, but shorter/rephrased </w:t>
      </w:r>
    </w:p>
    <w:p w14:paraId="2FD85252" w14:textId="77777777" w:rsidR="00B95850" w:rsidRDefault="00B95850" w:rsidP="0099776F">
      <w:pPr>
        <w:pStyle w:val="CommentText"/>
      </w:pPr>
      <w:r w:rsidRPr="00721699">
        <w:t>Semantic processing—consisting of the conceptual and lexical stages—is a particularly significant step, overseeing the planning of meaningful messages between speakers24 and allowing for more robust communication even under challenging conditions like low signal quality or limited bandwidth25</w:t>
      </w:r>
    </w:p>
  </w:comment>
  <w:comment w:id="1" w:author="Joon Hei Lee" w:date="2026-06-17T12:06:00Z" w:initials="JL">
    <w:p w14:paraId="03465135" w14:textId="25C43972" w:rsidR="00925E24" w:rsidRDefault="00925E24" w:rsidP="0099776F">
      <w:pPr>
        <w:pStyle w:val="CommentText"/>
      </w:pPr>
      <w:r>
        <w:rPr>
          <w:rStyle w:val="CommentReference"/>
        </w:rPr>
        <w:annotationRef/>
      </w:r>
      <w:r>
        <w:t>And the one MEG study</w:t>
      </w:r>
    </w:p>
  </w:comment>
  <w:comment w:id="2" w:author="Joon Hei Lee" w:date="2026-06-03T14:53:00Z" w:initials="JL">
    <w:p w14:paraId="18DAEA09" w14:textId="77777777" w:rsidR="00B95850" w:rsidRDefault="00B95850" w:rsidP="0099776F">
      <w:pPr>
        <w:pStyle w:val="CommentText"/>
      </w:pPr>
      <w:r>
        <w:rPr>
          <w:rStyle w:val="CommentReference"/>
        </w:rPr>
        <w:annotationRef/>
      </w:r>
      <w:r>
        <w:t>Removed the below (think need not include since we aren’t characterizing different functional regions either):</w:t>
      </w:r>
    </w:p>
    <w:p w14:paraId="2151115F" w14:textId="77777777" w:rsidR="00B95850" w:rsidRPr="002846AE" w:rsidRDefault="00B95850" w:rsidP="0099776F">
      <w:r>
        <w:t>Furthermore</w:t>
      </w:r>
      <w:r w:rsidRPr="00721699">
        <w:t xml:space="preserve">, temporoparietal cortices are not functionally homogeneous; distinct subregions have been implicated in different aspects of semantic and language processing. The ATL (particularly ventral ATL) has been associated with amodal conceptual representation39,40,64–66 and composition67,68; the FG with heteromodal object and word-form processing34,38; and the IPL with multimodal integration and knowledge retrieval26,69. </w:t>
      </w:r>
      <w:r>
        <w:t>E</w:t>
      </w:r>
      <w:r w:rsidRPr="00721699">
        <w:t>xisting intracranial decoding studies have not systematically characterized which of these subregions contribute most to decodable semantic signals during speech production, nor whether decoding is driven by a small number of focal sites or distributed broadly. Characterizing the spatial structure of decodable semantic information is essential both for understanding which nodes of the temporoparietal network carry the most task-relevant information, and for informing electrode targeting in future BCI systems.</w:t>
      </w:r>
    </w:p>
  </w:comment>
  <w:comment w:id="3" w:author="Alec Lei" w:date="2026-06-04T15:58:00Z" w:initials="AL">
    <w:p w14:paraId="3E142288" w14:textId="77777777" w:rsidR="00B95850" w:rsidRDefault="00B95850" w:rsidP="0099776F">
      <w:pPr>
        <w:pStyle w:val="CommentText"/>
      </w:pPr>
      <w:r>
        <w:rPr>
          <w:rStyle w:val="CommentReference"/>
        </w:rPr>
        <w:annotationRef/>
      </w:r>
      <w:r>
        <w:t>This probably is just a section in discussion</w:t>
      </w:r>
    </w:p>
  </w:comment>
  <w:comment w:id="4" w:author="Alec Lei" w:date="2026-07-07T22:04:00Z" w:initials="AL">
    <w:p w14:paraId="13329FE1" w14:textId="77777777" w:rsidR="00D00556" w:rsidRDefault="00D00556" w:rsidP="00D00556">
      <w:pPr>
        <w:pStyle w:val="CommentText"/>
      </w:pPr>
      <w:r>
        <w:rPr>
          <w:rStyle w:val="CommentReference"/>
        </w:rPr>
        <w:annotationRef/>
      </w:r>
      <w:r>
        <w:t>Belong to the Methods</w:t>
      </w:r>
    </w:p>
  </w:comment>
  <w:comment w:id="5" w:author="Alec Lei" w:date="2026-06-30T16:27:00Z" w:initials="AL">
    <w:p w14:paraId="322AFE8C" w14:textId="43D735B4" w:rsidR="00C764FE" w:rsidRDefault="00C764FE" w:rsidP="00C764FE">
      <w:pPr>
        <w:pStyle w:val="CommentText"/>
      </w:pPr>
      <w:r>
        <w:rPr>
          <w:rStyle w:val="CommentReference"/>
        </w:rPr>
        <w:annotationRef/>
      </w:r>
      <w:r>
        <w:t>TODO: Move this to discussion</w:t>
      </w:r>
    </w:p>
  </w:comment>
  <w:comment w:id="6" w:author="Alec Lei" w:date="2026-06-30T22:26:00Z" w:initials="AL">
    <w:p w14:paraId="6143836B" w14:textId="77777777" w:rsidR="009E589A" w:rsidRDefault="009E589A" w:rsidP="009E589A">
      <w:pPr>
        <w:pStyle w:val="CommentText"/>
      </w:pPr>
      <w:r>
        <w:rPr>
          <w:rStyle w:val="CommentReference"/>
        </w:rPr>
        <w:annotationRef/>
      </w:r>
      <w:r>
        <w:t>This may not happen</w:t>
      </w:r>
    </w:p>
  </w:comment>
  <w:comment w:id="7" w:author="Alec Lei" w:date="2026-06-30T22:27:00Z" w:initials="AL">
    <w:p w14:paraId="717270FA" w14:textId="77777777" w:rsidR="009E589A" w:rsidRDefault="009E589A" w:rsidP="009E589A">
      <w:pPr>
        <w:pStyle w:val="CommentText"/>
      </w:pPr>
      <w:r>
        <w:rPr>
          <w:rStyle w:val="CommentReference"/>
        </w:rPr>
        <w:annotationRef/>
      </w:r>
      <w:r>
        <w:t>TODO: change this.</w:t>
      </w:r>
    </w:p>
  </w:comment>
  <w:comment w:id="10" w:author="Joon Hei Lee" w:date="2026-06-23T11:46:00Z" w:initials="JL">
    <w:p w14:paraId="75A4D60B" w14:textId="137A428D" w:rsidR="003134AC" w:rsidRDefault="003134AC">
      <w:pPr>
        <w:pStyle w:val="CommentText"/>
      </w:pPr>
      <w:r>
        <w:rPr>
          <w:rStyle w:val="CommentReference"/>
        </w:rPr>
        <w:annotationRef/>
      </w:r>
      <w:r>
        <w:t>ID: Name</w:t>
      </w:r>
    </w:p>
    <w:p w14:paraId="7C31BCC8" w14:textId="21F45616" w:rsidR="003134AC" w:rsidRDefault="00084A54">
      <w:pPr>
        <w:pStyle w:val="CommentText"/>
      </w:pPr>
      <w:r>
        <w:t>NUEx027: VB (</w:t>
      </w:r>
      <w:r w:rsidR="006D6EAD">
        <w:t>PN</w:t>
      </w:r>
      <w:r w:rsidR="00113C34">
        <w:t xml:space="preserve"> old</w:t>
      </w:r>
      <w:r w:rsidR="006D6EAD">
        <w:t>)</w:t>
      </w:r>
    </w:p>
    <w:p w14:paraId="63476D38" w14:textId="345B6346" w:rsidR="00084A54" w:rsidRDefault="00084A54">
      <w:pPr>
        <w:pStyle w:val="CommentText"/>
      </w:pPr>
      <w:r>
        <w:t>NUEx030: CP (</w:t>
      </w:r>
      <w:r w:rsidR="006D6EAD">
        <w:t>PN</w:t>
      </w:r>
      <w:r w:rsidR="00113C34">
        <w:t xml:space="preserve"> old,</w:t>
      </w:r>
      <w:r w:rsidR="00E75B70">
        <w:t xml:space="preserve"> </w:t>
      </w:r>
      <w:r w:rsidR="00371FD6">
        <w:t>incl pic tasks from PN+WR</w:t>
      </w:r>
      <w:r w:rsidR="00113C34">
        <w:t>;</w:t>
      </w:r>
      <w:r w:rsidR="006D6EAD">
        <w:t xml:space="preserve"> AN</w:t>
      </w:r>
      <w:r w:rsidR="00113C34">
        <w:t xml:space="preserve"> old</w:t>
      </w:r>
      <w:r>
        <w:t>)</w:t>
      </w:r>
    </w:p>
    <w:p w14:paraId="180B89B3" w14:textId="15E4D74B" w:rsidR="006D6EAD" w:rsidRDefault="006D6EAD">
      <w:pPr>
        <w:pStyle w:val="CommentText"/>
      </w:pPr>
      <w:r>
        <w:t>NUEx031: RB (PN</w:t>
      </w:r>
      <w:r w:rsidR="00056B51">
        <w:t xml:space="preserve"> </w:t>
      </w:r>
      <w:r w:rsidR="00113C34">
        <w:t xml:space="preserve">old, </w:t>
      </w:r>
      <w:r w:rsidR="00056B51">
        <w:t>incl pic tasks from PN+WR</w:t>
      </w:r>
      <w:r w:rsidR="00113C34">
        <w:t xml:space="preserve">; </w:t>
      </w:r>
      <w:r>
        <w:t>AN</w:t>
      </w:r>
      <w:r w:rsidR="00113C34">
        <w:t xml:space="preserve"> old</w:t>
      </w:r>
      <w:r>
        <w:t>)</w:t>
      </w:r>
    </w:p>
    <w:p w14:paraId="00E770CD" w14:textId="77777777" w:rsidR="006D6EAD" w:rsidRDefault="006D6EAD">
      <w:pPr>
        <w:pStyle w:val="CommentText"/>
      </w:pPr>
      <w:r>
        <w:t>NUEx0</w:t>
      </w:r>
      <w:r w:rsidR="00256413">
        <w:t>32: EM (PN)</w:t>
      </w:r>
    </w:p>
    <w:p w14:paraId="6A5FA400" w14:textId="0C577F91" w:rsidR="00256413" w:rsidRDefault="000764F0">
      <w:pPr>
        <w:pStyle w:val="CommentText"/>
      </w:pPr>
      <w:r>
        <w:t>NUEx033: AP (PN</w:t>
      </w:r>
      <w:r w:rsidR="00744E51">
        <w:t>,</w:t>
      </w:r>
      <w:r w:rsidR="00113C34">
        <w:t xml:space="preserve"> </w:t>
      </w:r>
      <w:r w:rsidR="002418BA">
        <w:t xml:space="preserve">incl pic tasks </w:t>
      </w:r>
      <w:r w:rsidR="006D2D96">
        <w:t xml:space="preserve">(old) </w:t>
      </w:r>
      <w:r w:rsidR="002418BA">
        <w:t>from PN+WR</w:t>
      </w:r>
      <w:r>
        <w:t>)</w:t>
      </w:r>
    </w:p>
    <w:p w14:paraId="0E907437" w14:textId="77777777" w:rsidR="00472186" w:rsidRDefault="00472186">
      <w:pPr>
        <w:pStyle w:val="CommentText"/>
      </w:pPr>
      <w:r>
        <w:t>NUEx035: MM (PN)</w:t>
      </w:r>
    </w:p>
    <w:p w14:paraId="245C3896" w14:textId="77777777" w:rsidR="00472186" w:rsidRDefault="00472186">
      <w:pPr>
        <w:pStyle w:val="CommentText"/>
      </w:pPr>
      <w:r>
        <w:t>NUEx036: WBH (PN; AN)</w:t>
      </w:r>
    </w:p>
    <w:p w14:paraId="0E845B72" w14:textId="77777777" w:rsidR="00472186" w:rsidRDefault="00472186">
      <w:pPr>
        <w:pStyle w:val="CommentText"/>
      </w:pPr>
      <w:r>
        <w:t>NUEx038: LH (PN; AN)</w:t>
      </w:r>
    </w:p>
    <w:p w14:paraId="11194DD5" w14:textId="77777777" w:rsidR="00472186" w:rsidRDefault="00472186">
      <w:pPr>
        <w:pStyle w:val="CommentText"/>
      </w:pPr>
      <w:r>
        <w:t>NUEx0</w:t>
      </w:r>
      <w:r w:rsidR="002C4BC5">
        <w:t>41: AA (PN; AN)</w:t>
      </w:r>
    </w:p>
    <w:p w14:paraId="03683FF9" w14:textId="77777777" w:rsidR="002C4BC5" w:rsidRDefault="003461E3">
      <w:pPr>
        <w:pStyle w:val="CommentText"/>
      </w:pPr>
      <w:r>
        <w:t>NUEx042: EH (PN)</w:t>
      </w:r>
    </w:p>
    <w:p w14:paraId="1F536A79" w14:textId="77777777" w:rsidR="003461E3" w:rsidRDefault="003461E3">
      <w:pPr>
        <w:pStyle w:val="CommentText"/>
      </w:pPr>
      <w:r>
        <w:t>NUEx044: AZ (PN; AN)</w:t>
      </w:r>
    </w:p>
    <w:p w14:paraId="4BE3136B" w14:textId="54B2B5FD" w:rsidR="003461E3" w:rsidRDefault="003461E3">
      <w:pPr>
        <w:pStyle w:val="CommentText"/>
      </w:pPr>
      <w:r>
        <w:t>NUEx045: DR (PN; AN)</w:t>
      </w:r>
    </w:p>
  </w:comment>
  <w:comment w:id="11" w:author="Alec Lei" w:date="2026-05-27T20:43:00Z" w:initials="AL">
    <w:p w14:paraId="257D9E04" w14:textId="77777777" w:rsidR="00B95850" w:rsidRDefault="00B95850" w:rsidP="0099776F">
      <w:r>
        <w:rPr>
          <w:rStyle w:val="CommentReference"/>
        </w:rPr>
        <w:annotationRef/>
      </w:r>
      <w:r>
        <w:t>may change</w:t>
      </w:r>
    </w:p>
  </w:comment>
  <w:comment w:id="29" w:author="Joon Hei Lee" w:date="2026-06-03T10:18:00Z" w:initials="JL">
    <w:p w14:paraId="5F23B46D" w14:textId="77777777" w:rsidR="00B95850" w:rsidRDefault="00B95850" w:rsidP="0099776F">
      <w:pPr>
        <w:pStyle w:val="CommentText"/>
      </w:pPr>
      <w:r>
        <w:rPr>
          <w:rStyle w:val="CommentReference"/>
        </w:rPr>
        <w:annotationRef/>
      </w:r>
      <w:r>
        <w:t>I guess we could have at least 1 figure containing all relevant visualizations for methods:</w:t>
      </w:r>
    </w:p>
    <w:p w14:paraId="77CDA38B" w14:textId="77777777" w:rsidR="00B95850" w:rsidRDefault="00B95850" w:rsidP="0099776F">
      <w:pPr>
        <w:pStyle w:val="CommentText"/>
        <w:numPr>
          <w:ilvl w:val="0"/>
          <w:numId w:val="2"/>
        </w:numPr>
      </w:pPr>
      <w:r>
        <w:t>Speech task</w:t>
      </w:r>
    </w:p>
    <w:p w14:paraId="2708058E" w14:textId="77777777" w:rsidR="00B95850" w:rsidRDefault="00B95850" w:rsidP="0099776F">
      <w:pPr>
        <w:pStyle w:val="CommentText"/>
        <w:numPr>
          <w:ilvl w:val="0"/>
          <w:numId w:val="2"/>
        </w:numPr>
      </w:pPr>
      <w:r>
        <w:t>(validation of semantic categories clustering)</w:t>
      </w:r>
    </w:p>
    <w:p w14:paraId="79C9EE60" w14:textId="77777777" w:rsidR="00B95850" w:rsidRDefault="00B95850" w:rsidP="0099776F">
      <w:pPr>
        <w:pStyle w:val="CommentText"/>
        <w:numPr>
          <w:ilvl w:val="0"/>
          <w:numId w:val="2"/>
        </w:numPr>
      </w:pPr>
      <w:r>
        <w:t>(signal preprocessing pipeline?)</w:t>
      </w:r>
    </w:p>
    <w:p w14:paraId="52CAD841" w14:textId="77777777" w:rsidR="00B95850" w:rsidRDefault="00B95850" w:rsidP="0099776F">
      <w:pPr>
        <w:pStyle w:val="CommentText"/>
        <w:numPr>
          <w:ilvl w:val="0"/>
          <w:numId w:val="2"/>
        </w:numPr>
      </w:pPr>
      <w:r>
        <w:t>Feat extraction + decoding pipeline</w:t>
      </w:r>
    </w:p>
  </w:comment>
  <w:comment w:id="65" w:author="Alec Lei" w:date="2026-05-28T15:58:00Z" w:initials="AL">
    <w:p w14:paraId="4AD7075C" w14:textId="77777777" w:rsidR="00B95850" w:rsidRDefault="00B95850" w:rsidP="0099776F">
      <w:r>
        <w:rPr>
          <w:rStyle w:val="CommentReference"/>
        </w:rPr>
        <w:annotationRef/>
      </w:r>
      <w:r>
        <w:t>May need the exact number here.</w:t>
      </w:r>
    </w:p>
  </w:comment>
  <w:comment w:id="66" w:author="Joon Hei Lee" w:date="2026-06-25T15:52:00Z" w:initials="JL">
    <w:p w14:paraId="0596B6BC" w14:textId="3355DA4A" w:rsidR="00E029A0" w:rsidRDefault="00E029A0">
      <w:pPr>
        <w:pStyle w:val="CommentText"/>
      </w:pPr>
      <w:r>
        <w:rPr>
          <w:rStyle w:val="CommentReference"/>
        </w:rPr>
        <w:annotationRef/>
      </w:r>
      <w:r>
        <w:t xml:space="preserve">Prelim fig – could add </w:t>
      </w:r>
      <w:r w:rsidR="00E04D35">
        <w:t>ranges of each cue’s duration</w:t>
      </w:r>
    </w:p>
  </w:comment>
  <w:comment w:id="76" w:author="Joon Hei Lee" w:date="2026-06-25T16:05:00Z" w:initials="JL">
    <w:p w14:paraId="6DDA2FCE" w14:textId="1A47A16A" w:rsidR="00404E92" w:rsidRDefault="00404E92">
      <w:pPr>
        <w:pStyle w:val="CommentText"/>
      </w:pPr>
      <w:r>
        <w:rPr>
          <w:rStyle w:val="CommentReference"/>
        </w:rPr>
        <w:annotationRef/>
      </w:r>
      <w:r>
        <w:t>Need to cite these tw</w:t>
      </w:r>
      <w:r w:rsidR="00CA0CF2">
        <w:t>o</w:t>
      </w:r>
      <w:r>
        <w:t xml:space="preserve"> </w:t>
      </w:r>
    </w:p>
  </w:comment>
  <w:comment w:id="85" w:author="Alec Lei" w:date="2026-05-28T11:23:00Z" w:initials="AL">
    <w:p w14:paraId="0DD9DCA5" w14:textId="77777777" w:rsidR="00FC451D" w:rsidRDefault="00FC451D" w:rsidP="0099776F">
      <w:r>
        <w:rPr>
          <w:rStyle w:val="CommentReference"/>
        </w:rPr>
        <w:annotationRef/>
      </w:r>
      <w:r>
        <w:t>This is not accurate for a few patients I think.</w:t>
      </w:r>
    </w:p>
  </w:comment>
  <w:comment w:id="88" w:author="Joon Hei Lee" w:date="2026-06-25T16:27:00Z" w:initials="JL">
    <w:p w14:paraId="3D4823CE" w14:textId="77777777" w:rsidR="000943DB" w:rsidRDefault="000943DB">
      <w:pPr>
        <w:pStyle w:val="CommentText"/>
      </w:pPr>
      <w:r>
        <w:rPr>
          <w:rStyle w:val="CommentReference"/>
        </w:rPr>
        <w:annotationRef/>
      </w:r>
      <w:r>
        <w:t xml:space="preserve">This </w:t>
      </w:r>
      <w:r w:rsidR="00922140">
        <w:t>is just the new paradigm, my idea is to</w:t>
      </w:r>
      <w:r w:rsidR="006779F9">
        <w:t xml:space="preserve"> </w:t>
      </w:r>
      <w:r w:rsidR="00F57F5B">
        <w:t xml:space="preserve">report this and </w:t>
      </w:r>
      <w:r w:rsidR="006779F9">
        <w:t>caveat that 4</w:t>
      </w:r>
      <w:r w:rsidR="00A00BF1">
        <w:t xml:space="preserve"> pts </w:t>
      </w:r>
      <w:r w:rsidR="00E576A1">
        <w:t>received</w:t>
      </w:r>
      <w:r w:rsidR="00A00BF1">
        <w:t xml:space="preserve"> stimuli from a</w:t>
      </w:r>
      <w:r w:rsidR="00B13A3B">
        <w:t xml:space="preserve">n older </w:t>
      </w:r>
      <w:r w:rsidR="00A00BF1">
        <w:t>paradigm</w:t>
      </w:r>
      <w:r w:rsidR="0069618C">
        <w:t xml:space="preserve"> + include both wordsets in suppl data</w:t>
      </w:r>
    </w:p>
    <w:p w14:paraId="40ACF483" w14:textId="77777777" w:rsidR="00835329" w:rsidRDefault="00835329">
      <w:pPr>
        <w:pStyle w:val="CommentText"/>
      </w:pPr>
      <w:r>
        <w:t>AN is 64 as it doesn’t include the 4 homonyms. We could just say the wordset is same for both tasks.</w:t>
      </w:r>
    </w:p>
    <w:p w14:paraId="6A065E1A" w14:textId="7AE91389" w:rsidR="00835329" w:rsidRDefault="00835329">
      <w:pPr>
        <w:pStyle w:val="CommentText"/>
      </w:pPr>
      <w:r>
        <w:t>Total picture stimuli across both old and new: 111</w:t>
      </w:r>
      <w:r w:rsidR="00C8650A">
        <w:t xml:space="preserve"> (?)</w:t>
      </w:r>
    </w:p>
  </w:comment>
  <w:comment w:id="109" w:author="Joon Hei Lee" w:date="2026-06-25T17:10:00Z" w:initials="JL">
    <w:p w14:paraId="11DE43A2" w14:textId="243D330F" w:rsidR="00CF130C" w:rsidRDefault="00CF130C">
      <w:pPr>
        <w:pStyle w:val="CommentText"/>
      </w:pPr>
      <w:r>
        <w:rPr>
          <w:rStyle w:val="CommentReference"/>
        </w:rPr>
        <w:annotationRef/>
      </w:r>
      <w:r>
        <w:t>To include these distributions in suppl data</w:t>
      </w:r>
    </w:p>
  </w:comment>
  <w:comment w:id="132" w:author="Joon Hei Lee" w:date="2026-06-25T17:44:00Z" w:initials="JL">
    <w:p w14:paraId="344B8078" w14:textId="11382CF0" w:rsidR="00D64538" w:rsidRDefault="00D64538">
      <w:pPr>
        <w:pStyle w:val="CommentText"/>
      </w:pPr>
      <w:r>
        <w:rPr>
          <w:rStyle w:val="CommentReference"/>
        </w:rPr>
        <w:annotationRef/>
      </w:r>
      <w:r>
        <w:t>Need to state rationale? (To</w:t>
      </w:r>
      <w:r w:rsidR="0064338C">
        <w:t xml:space="preserve"> maintain generalizability of downstream analyses across varying </w:t>
      </w:r>
      <w:r w:rsidR="00F3368E">
        <w:t xml:space="preserve">visual </w:t>
      </w:r>
      <w:r w:rsidR="0064338C">
        <w:t>depictions of</w:t>
      </w:r>
      <w:r w:rsidR="009F0DBA">
        <w:t xml:space="preserve"> any one word</w:t>
      </w:r>
      <w:r w:rsidR="00593CBB">
        <w:t xml:space="preserve"> …)</w:t>
      </w:r>
    </w:p>
  </w:comment>
  <w:comment w:id="140" w:author="Joon Hei Lee" w:date="2026-06-25T15:18:00Z" w:initials="JL">
    <w:p w14:paraId="6D2446E9" w14:textId="55929EC8" w:rsidR="003166EA" w:rsidRDefault="003166EA">
      <w:pPr>
        <w:pStyle w:val="CommentText"/>
      </w:pPr>
      <w:r>
        <w:rPr>
          <w:rStyle w:val="CommentReference"/>
        </w:rPr>
        <w:annotationRef/>
      </w:r>
      <w:r>
        <w:t>Think</w:t>
      </w:r>
      <w:r w:rsidR="00504891">
        <w:t xml:space="preserve"> the embeddings descriptions </w:t>
      </w:r>
      <w:r w:rsidR="0076461C">
        <w:t>can</w:t>
      </w:r>
      <w:r w:rsidR="00504891">
        <w:t xml:space="preserve"> </w:t>
      </w:r>
      <w:r w:rsidR="00434398">
        <w:t xml:space="preserve">be </w:t>
      </w:r>
      <w:r w:rsidR="00504891">
        <w:t>further down as it’s more relevant to the regression analysis</w:t>
      </w:r>
    </w:p>
  </w:comment>
  <w:comment w:id="274" w:author="Joon Hei Lee" w:date="2026-07-15T11:14:00Z" w:initials="JL">
    <w:p w14:paraId="3FDB6F2A" w14:textId="77777777" w:rsidR="00DA7C81" w:rsidRDefault="00DA7C81" w:rsidP="00DA7C81">
      <w:pPr>
        <w:pStyle w:val="CommentText"/>
      </w:pPr>
      <w:r>
        <w:rPr>
          <w:rStyle w:val="CommentReference"/>
        </w:rPr>
        <w:annotationRef/>
      </w:r>
      <w:r>
        <w:rPr>
          <w:lang w:val="en-SG"/>
        </w:rPr>
        <w:t>Potentially include a little on lemmatization process (via wordnet) and further exclusion criteria for misspoken words</w:t>
      </w:r>
    </w:p>
  </w:comment>
  <w:comment w:id="319" w:author="Joon Hei Lee" w:date="2026-06-26T16:30:00Z" w:initials="JL">
    <w:p w14:paraId="2B8847B8" w14:textId="77777777" w:rsidR="00104451" w:rsidRDefault="00104451" w:rsidP="00104451">
      <w:pPr>
        <w:pStyle w:val="CommentText"/>
      </w:pPr>
      <w:r>
        <w:rPr>
          <w:rStyle w:val="CommentReference"/>
        </w:rPr>
        <w:annotationRef/>
      </w:r>
      <w:r>
        <w:rPr>
          <w:lang w:val="en-SG"/>
        </w:rPr>
        <w:t>Remove if not ultimately used</w:t>
      </w:r>
    </w:p>
  </w:comment>
  <w:comment w:id="335" w:author="Joon Hei Lee" w:date="2026-06-03T12:13:00Z" w:initials="JL">
    <w:p w14:paraId="24EFA6C3" w14:textId="77777777" w:rsidR="00B95850" w:rsidRDefault="00B95850" w:rsidP="0099776F">
      <w:pPr>
        <w:pStyle w:val="CommentText"/>
      </w:pPr>
      <w:r>
        <w:rPr>
          <w:rStyle w:val="CommentReference"/>
        </w:rPr>
        <w:annotationRef/>
      </w:r>
      <w:r>
        <w:t>Likely change</w:t>
      </w:r>
    </w:p>
  </w:comment>
  <w:comment w:id="336" w:author="Joon Hei Lee" w:date="2026-06-03T12:39:00Z" w:initials="JL">
    <w:p w14:paraId="18DD52F8" w14:textId="77777777" w:rsidR="00B95850" w:rsidRDefault="00B95850" w:rsidP="0099776F">
      <w:pPr>
        <w:pStyle w:val="CommentText"/>
      </w:pPr>
      <w:r>
        <w:rPr>
          <w:rStyle w:val="CommentReference"/>
        </w:rPr>
        <w:annotationRef/>
      </w:r>
      <w:r>
        <w:t>add that only category decoding was done for auditory naming task due to comparatively fewer trials per individual word label</w:t>
      </w:r>
    </w:p>
  </w:comment>
  <w:comment w:id="337" w:author="Joon Hei Lee" w:date="2026-06-25T16:26:00Z" w:initials="JL">
    <w:p w14:paraId="716E6517" w14:textId="71F31F5C" w:rsidR="00903077" w:rsidRDefault="00903077">
      <w:pPr>
        <w:pStyle w:val="CommentText"/>
      </w:pPr>
      <w:r>
        <w:rPr>
          <w:rStyle w:val="CommentReference"/>
        </w:rPr>
        <w:annotationRef/>
      </w:r>
      <w:r>
        <w:t xml:space="preserve">Describe </w:t>
      </w:r>
      <w:r w:rsidR="0092761C">
        <w:t>how classes were subselected for word decoding</w:t>
      </w:r>
    </w:p>
  </w:comment>
  <w:comment w:id="338" w:author="Joon Hei Lee" w:date="2026-06-03T12:44:00Z" w:initials="JL">
    <w:p w14:paraId="7DC4BC8C" w14:textId="77777777" w:rsidR="00B95850" w:rsidRDefault="00B95850" w:rsidP="0099776F">
      <w:pPr>
        <w:pStyle w:val="CommentText"/>
      </w:pPr>
      <w:r>
        <w:rPr>
          <w:rStyle w:val="CommentReference"/>
        </w:rPr>
        <w:annotationRef/>
      </w:r>
      <w:r>
        <w:t>to make more specific in general once we get the pipeline from PRP</w:t>
      </w:r>
    </w:p>
  </w:comment>
  <w:comment w:id="339" w:author="Joon Hei Lee" w:date="2026-06-03T12:24:00Z" w:initials="JL">
    <w:p w14:paraId="7F82397F" w14:textId="77777777" w:rsidR="00B95850" w:rsidRDefault="00B95850" w:rsidP="0099776F">
      <w:pPr>
        <w:pStyle w:val="CommentText"/>
      </w:pPr>
      <w:r>
        <w:rPr>
          <w:rStyle w:val="CommentReference"/>
        </w:rPr>
        <w:annotationRef/>
      </w:r>
      <w:r>
        <w:t>And speech onset?</w:t>
      </w:r>
    </w:p>
  </w:comment>
  <w:comment w:id="340" w:author="Alec Lei" w:date="2026-07-01T13:34:00Z" w:initials="AL">
    <w:p w14:paraId="5605B417" w14:textId="77777777" w:rsidR="00BE628B" w:rsidRDefault="00BE628B" w:rsidP="00BE628B">
      <w:pPr>
        <w:jc w:val="left"/>
      </w:pPr>
      <w:r>
        <w:rPr>
          <w:rStyle w:val="CommentReference"/>
        </w:rPr>
        <w:annotationRef/>
      </w:r>
      <w:r>
        <w:t>Need a figure as well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D85252" w15:done="0"/>
  <w15:commentEx w15:paraId="03465135" w15:done="0"/>
  <w15:commentEx w15:paraId="2151115F" w15:done="0"/>
  <w15:commentEx w15:paraId="3E142288" w15:done="0"/>
  <w15:commentEx w15:paraId="13329FE1" w15:done="0"/>
  <w15:commentEx w15:paraId="322AFE8C" w15:done="0"/>
  <w15:commentEx w15:paraId="6143836B" w15:done="0"/>
  <w15:commentEx w15:paraId="717270FA" w15:done="0"/>
  <w15:commentEx w15:paraId="4BE3136B" w15:done="0"/>
  <w15:commentEx w15:paraId="257D9E04" w15:done="0"/>
  <w15:commentEx w15:paraId="52CAD841" w15:done="0"/>
  <w15:commentEx w15:paraId="4AD7075C" w15:done="0"/>
  <w15:commentEx w15:paraId="0596B6BC" w15:done="0"/>
  <w15:commentEx w15:paraId="6DDA2FCE" w15:done="0"/>
  <w15:commentEx w15:paraId="0DD9DCA5" w15:done="0"/>
  <w15:commentEx w15:paraId="6A065E1A" w15:done="0"/>
  <w15:commentEx w15:paraId="11DE43A2" w15:done="0"/>
  <w15:commentEx w15:paraId="344B8078" w15:done="0"/>
  <w15:commentEx w15:paraId="6D2446E9" w15:done="0"/>
  <w15:commentEx w15:paraId="3FDB6F2A" w15:done="0"/>
  <w15:commentEx w15:paraId="2B8847B8" w15:done="0"/>
  <w15:commentEx w15:paraId="24EFA6C3" w15:done="0"/>
  <w15:commentEx w15:paraId="18DD52F8" w15:done="0"/>
  <w15:commentEx w15:paraId="716E6517" w15:paraIdParent="18DD52F8" w15:done="0"/>
  <w15:commentEx w15:paraId="7DC4BC8C" w15:done="0"/>
  <w15:commentEx w15:paraId="7F82397F" w15:done="0"/>
  <w15:commentEx w15:paraId="5605B4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9B9E21" w16cex:dateUtc="2026-06-03T19:36:00Z"/>
  <w16cex:commentExtensible w16cex:durableId="0BA9E8F5" w16cex:dateUtc="2026-06-17T17:06:00Z"/>
  <w16cex:commentExtensible w16cex:durableId="71D6C109" w16cex:dateUtc="2026-06-03T19:53:00Z"/>
  <w16cex:commentExtensible w16cex:durableId="7FEAF331" w16cex:dateUtc="2026-06-04T20:58:00Z"/>
  <w16cex:commentExtensible w16cex:durableId="72428C6A" w16cex:dateUtc="2026-07-08T03:04:00Z"/>
  <w16cex:commentExtensible w16cex:durableId="1B548120" w16cex:dateUtc="2026-06-30T21:27:00Z"/>
  <w16cex:commentExtensible w16cex:durableId="60B12FC4" w16cex:dateUtc="2026-07-01T03:26:00Z"/>
  <w16cex:commentExtensible w16cex:durableId="3187FC29" w16cex:dateUtc="2026-07-01T03:27:00Z"/>
  <w16cex:commentExtensible w16cex:durableId="5525DB0B" w16cex:dateUtc="2026-06-23T16:46:00Z">
    <w16cex:extLst>
      <w16:ext w16:uri="{CE6994B0-6A32-4C9F-8C6B-6E91EDA988CE}">
        <cr:reactions xmlns:cr="http://schemas.microsoft.com/office/comments/2020/reactions">
          <cr:reaction reactionType="1">
            <cr:reactionInfo dateUtc="2026-06-30T19:16:04Z">
              <cr:user userId="S::tlc0494@ads.northwestern.edu::8299c746-7335-4a41-8906-6b7f40999e80" userProvider="AD" userName="Alec Lei"/>
            </cr:reactionInfo>
          </cr:reaction>
        </cr:reactions>
      </w16:ext>
    </w16cex:extLst>
  </w16cex:commentExtensible>
  <w16cex:commentExtensible w16cex:durableId="1FF32EB1" w16cex:dateUtc="2026-05-28T01:43:00Z"/>
  <w16cex:commentExtensible w16cex:durableId="5D5B38BF" w16cex:dateUtc="2026-06-03T15:18:00Z"/>
  <w16cex:commentExtensible w16cex:durableId="5D017443" w16cex:dateUtc="2026-05-28T20:58:00Z"/>
  <w16cex:commentExtensible w16cex:durableId="34F58625" w16cex:dateUtc="2026-06-25T20:52:00Z"/>
  <w16cex:commentExtensible w16cex:durableId="4635AFC4" w16cex:dateUtc="2026-06-25T21:05:00Z"/>
  <w16cex:commentExtensible w16cex:durableId="69E2EFD8" w16cex:dateUtc="2026-05-28T16:23:00Z"/>
  <w16cex:commentExtensible w16cex:durableId="337812D1" w16cex:dateUtc="2026-06-25T21:27:00Z"/>
  <w16cex:commentExtensible w16cex:durableId="526597F2" w16cex:dateUtc="2026-06-25T22:10:00Z"/>
  <w16cex:commentExtensible w16cex:durableId="0C01BA5C" w16cex:dateUtc="2026-06-25T22:44:00Z"/>
  <w16cex:commentExtensible w16cex:durableId="51056E74" w16cex:dateUtc="2026-06-25T20:18:00Z"/>
  <w16cex:commentExtensible w16cex:durableId="04BF5667" w16cex:dateUtc="2026-07-15T16:14:00Z"/>
  <w16cex:commentExtensible w16cex:durableId="6B164F18" w16cex:dateUtc="2026-06-26T21:30:00Z"/>
  <w16cex:commentExtensible w16cex:durableId="4068F756" w16cex:dateUtc="2026-06-03T17:13:00Z"/>
  <w16cex:commentExtensible w16cex:durableId="1133EFB0" w16cex:dateUtc="2026-06-03T17:39:00Z"/>
  <w16cex:commentExtensible w16cex:durableId="418CED02" w16cex:dateUtc="2026-06-25T21:26:00Z"/>
  <w16cex:commentExtensible w16cex:durableId="6DBB6A57" w16cex:dateUtc="2026-06-03T17:44:00Z"/>
  <w16cex:commentExtensible w16cex:durableId="05A70963" w16cex:dateUtc="2026-06-03T17:24:00Z"/>
  <w16cex:commentExtensible w16cex:durableId="753CCC2A" w16cex:dateUtc="2026-07-01T18: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D85252" w16cid:durableId="0D9B9E21"/>
  <w16cid:commentId w16cid:paraId="03465135" w16cid:durableId="0BA9E8F5"/>
  <w16cid:commentId w16cid:paraId="2151115F" w16cid:durableId="71D6C109"/>
  <w16cid:commentId w16cid:paraId="3E142288" w16cid:durableId="7FEAF331"/>
  <w16cid:commentId w16cid:paraId="13329FE1" w16cid:durableId="72428C6A"/>
  <w16cid:commentId w16cid:paraId="322AFE8C" w16cid:durableId="1B548120"/>
  <w16cid:commentId w16cid:paraId="6143836B" w16cid:durableId="60B12FC4"/>
  <w16cid:commentId w16cid:paraId="717270FA" w16cid:durableId="3187FC29"/>
  <w16cid:commentId w16cid:paraId="4BE3136B" w16cid:durableId="5525DB0B"/>
  <w16cid:commentId w16cid:paraId="257D9E04" w16cid:durableId="1FF32EB1"/>
  <w16cid:commentId w16cid:paraId="52CAD841" w16cid:durableId="5D5B38BF"/>
  <w16cid:commentId w16cid:paraId="4AD7075C" w16cid:durableId="5D017443"/>
  <w16cid:commentId w16cid:paraId="0596B6BC" w16cid:durableId="34F58625"/>
  <w16cid:commentId w16cid:paraId="6DDA2FCE" w16cid:durableId="4635AFC4"/>
  <w16cid:commentId w16cid:paraId="0DD9DCA5" w16cid:durableId="69E2EFD8"/>
  <w16cid:commentId w16cid:paraId="6A065E1A" w16cid:durableId="337812D1"/>
  <w16cid:commentId w16cid:paraId="11DE43A2" w16cid:durableId="526597F2"/>
  <w16cid:commentId w16cid:paraId="344B8078" w16cid:durableId="0C01BA5C"/>
  <w16cid:commentId w16cid:paraId="6D2446E9" w16cid:durableId="51056E74"/>
  <w16cid:commentId w16cid:paraId="3FDB6F2A" w16cid:durableId="04BF5667"/>
  <w16cid:commentId w16cid:paraId="2B8847B8" w16cid:durableId="6B164F18"/>
  <w16cid:commentId w16cid:paraId="24EFA6C3" w16cid:durableId="4068F756"/>
  <w16cid:commentId w16cid:paraId="18DD52F8" w16cid:durableId="1133EFB0"/>
  <w16cid:commentId w16cid:paraId="716E6517" w16cid:durableId="418CED02"/>
  <w16cid:commentId w16cid:paraId="7DC4BC8C" w16cid:durableId="6DBB6A57"/>
  <w16cid:commentId w16cid:paraId="7F82397F" w16cid:durableId="05A70963"/>
  <w16cid:commentId w16cid:paraId="5605B417" w16cid:durableId="753CCC2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3766FA"/>
    <w:multiLevelType w:val="hybridMultilevel"/>
    <w:tmpl w:val="1D468BB6"/>
    <w:lvl w:ilvl="0" w:tplc="48AA32E0">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0C4DD8"/>
    <w:multiLevelType w:val="hybridMultilevel"/>
    <w:tmpl w:val="E25A5B8C"/>
    <w:lvl w:ilvl="0" w:tplc="43046EE6">
      <w:start w:val="3"/>
      <w:numFmt w:val="bullet"/>
      <w:lvlText w:val="-"/>
      <w:lvlJc w:val="left"/>
      <w:pPr>
        <w:ind w:left="720" w:hanging="360"/>
      </w:pPr>
      <w:rPr>
        <w:rFonts w:ascii="DengXian" w:eastAsia="DengXian" w:hAnsi="DengXian"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0226325">
    <w:abstractNumId w:val="0"/>
  </w:num>
  <w:num w:numId="2" w16cid:durableId="31931079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on Hei Lee">
    <w15:presenceInfo w15:providerId="AD" w15:userId="S::tbf4374@ads.northwestern.edu::330cd468-449a-40fd-80d5-f60730a52642"/>
  </w15:person>
  <w15:person w15:author="Alec Lei">
    <w15:presenceInfo w15:providerId="AD" w15:userId="S::tlc0494@ads.northwestern.edu::8299c746-7335-4a41-8906-6b7f40999e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FC7C5E2"/>
    <w:rsid w:val="00002056"/>
    <w:rsid w:val="000022CC"/>
    <w:rsid w:val="0000447F"/>
    <w:rsid w:val="00005DBC"/>
    <w:rsid w:val="00006B88"/>
    <w:rsid w:val="00006D82"/>
    <w:rsid w:val="00006E21"/>
    <w:rsid w:val="00007B26"/>
    <w:rsid w:val="00010F4C"/>
    <w:rsid w:val="0001444F"/>
    <w:rsid w:val="00015171"/>
    <w:rsid w:val="0001747D"/>
    <w:rsid w:val="00020400"/>
    <w:rsid w:val="000204CD"/>
    <w:rsid w:val="000204DD"/>
    <w:rsid w:val="00023978"/>
    <w:rsid w:val="000258E7"/>
    <w:rsid w:val="000304D7"/>
    <w:rsid w:val="000336A3"/>
    <w:rsid w:val="000338B8"/>
    <w:rsid w:val="000339A9"/>
    <w:rsid w:val="00033C0C"/>
    <w:rsid w:val="00033CDC"/>
    <w:rsid w:val="00037309"/>
    <w:rsid w:val="00040F60"/>
    <w:rsid w:val="0004170F"/>
    <w:rsid w:val="0004467C"/>
    <w:rsid w:val="00046069"/>
    <w:rsid w:val="000461F3"/>
    <w:rsid w:val="0004637B"/>
    <w:rsid w:val="0004709C"/>
    <w:rsid w:val="00047B96"/>
    <w:rsid w:val="00053E60"/>
    <w:rsid w:val="0005424E"/>
    <w:rsid w:val="00054D69"/>
    <w:rsid w:val="000557AA"/>
    <w:rsid w:val="00056B51"/>
    <w:rsid w:val="00056F3E"/>
    <w:rsid w:val="0005797E"/>
    <w:rsid w:val="0006085A"/>
    <w:rsid w:val="00061017"/>
    <w:rsid w:val="000648A4"/>
    <w:rsid w:val="0006579F"/>
    <w:rsid w:val="00065967"/>
    <w:rsid w:val="00065C87"/>
    <w:rsid w:val="00070DEB"/>
    <w:rsid w:val="0007103B"/>
    <w:rsid w:val="00071E65"/>
    <w:rsid w:val="00072FBF"/>
    <w:rsid w:val="0007343D"/>
    <w:rsid w:val="0007399E"/>
    <w:rsid w:val="00073CED"/>
    <w:rsid w:val="0007407B"/>
    <w:rsid w:val="00074149"/>
    <w:rsid w:val="000762D0"/>
    <w:rsid w:val="000764F0"/>
    <w:rsid w:val="000805E5"/>
    <w:rsid w:val="000810C6"/>
    <w:rsid w:val="00081217"/>
    <w:rsid w:val="000823E5"/>
    <w:rsid w:val="00082719"/>
    <w:rsid w:val="00084305"/>
    <w:rsid w:val="00084955"/>
    <w:rsid w:val="00084A54"/>
    <w:rsid w:val="0008738B"/>
    <w:rsid w:val="000914B8"/>
    <w:rsid w:val="00092630"/>
    <w:rsid w:val="000943DB"/>
    <w:rsid w:val="00094761"/>
    <w:rsid w:val="00094A0A"/>
    <w:rsid w:val="00094BD4"/>
    <w:rsid w:val="00095361"/>
    <w:rsid w:val="00096700"/>
    <w:rsid w:val="00096788"/>
    <w:rsid w:val="000A2E14"/>
    <w:rsid w:val="000A34AF"/>
    <w:rsid w:val="000A3FA5"/>
    <w:rsid w:val="000A4F82"/>
    <w:rsid w:val="000A5640"/>
    <w:rsid w:val="000A71FD"/>
    <w:rsid w:val="000B3011"/>
    <w:rsid w:val="000B4766"/>
    <w:rsid w:val="000B576A"/>
    <w:rsid w:val="000B587D"/>
    <w:rsid w:val="000C2896"/>
    <w:rsid w:val="000C3123"/>
    <w:rsid w:val="000C4331"/>
    <w:rsid w:val="000C692A"/>
    <w:rsid w:val="000D0BEE"/>
    <w:rsid w:val="000D109C"/>
    <w:rsid w:val="000D14C4"/>
    <w:rsid w:val="000D2760"/>
    <w:rsid w:val="000D4244"/>
    <w:rsid w:val="000D42CC"/>
    <w:rsid w:val="000D5C03"/>
    <w:rsid w:val="000E0A26"/>
    <w:rsid w:val="000E0A9E"/>
    <w:rsid w:val="000E16CC"/>
    <w:rsid w:val="000E1E52"/>
    <w:rsid w:val="000E1E74"/>
    <w:rsid w:val="000E2498"/>
    <w:rsid w:val="000E2845"/>
    <w:rsid w:val="000E2E36"/>
    <w:rsid w:val="000E3AC1"/>
    <w:rsid w:val="000E3FD1"/>
    <w:rsid w:val="000E5CFC"/>
    <w:rsid w:val="000E7108"/>
    <w:rsid w:val="000E7D60"/>
    <w:rsid w:val="000F120B"/>
    <w:rsid w:val="000F36B3"/>
    <w:rsid w:val="000F3E18"/>
    <w:rsid w:val="000F3E82"/>
    <w:rsid w:val="000F52B2"/>
    <w:rsid w:val="000F591C"/>
    <w:rsid w:val="000F66D3"/>
    <w:rsid w:val="00100433"/>
    <w:rsid w:val="00100AF6"/>
    <w:rsid w:val="001022B4"/>
    <w:rsid w:val="00104451"/>
    <w:rsid w:val="001058B8"/>
    <w:rsid w:val="00110474"/>
    <w:rsid w:val="00113C34"/>
    <w:rsid w:val="001142C3"/>
    <w:rsid w:val="001152A7"/>
    <w:rsid w:val="0011545D"/>
    <w:rsid w:val="001154E9"/>
    <w:rsid w:val="00117286"/>
    <w:rsid w:val="00120A26"/>
    <w:rsid w:val="00121D35"/>
    <w:rsid w:val="00122F8D"/>
    <w:rsid w:val="00123469"/>
    <w:rsid w:val="00123C17"/>
    <w:rsid w:val="00125B68"/>
    <w:rsid w:val="0012755C"/>
    <w:rsid w:val="0013119E"/>
    <w:rsid w:val="00131526"/>
    <w:rsid w:val="00132D2A"/>
    <w:rsid w:val="00134580"/>
    <w:rsid w:val="001370F9"/>
    <w:rsid w:val="00137F84"/>
    <w:rsid w:val="001404C9"/>
    <w:rsid w:val="00140C17"/>
    <w:rsid w:val="00141B3C"/>
    <w:rsid w:val="00143E50"/>
    <w:rsid w:val="00145F2F"/>
    <w:rsid w:val="00147F44"/>
    <w:rsid w:val="001517F0"/>
    <w:rsid w:val="001552BE"/>
    <w:rsid w:val="0015680A"/>
    <w:rsid w:val="00156D64"/>
    <w:rsid w:val="001579DF"/>
    <w:rsid w:val="00157AB6"/>
    <w:rsid w:val="001600E5"/>
    <w:rsid w:val="0016049A"/>
    <w:rsid w:val="00163597"/>
    <w:rsid w:val="00171785"/>
    <w:rsid w:val="00173B17"/>
    <w:rsid w:val="00174430"/>
    <w:rsid w:val="0018014A"/>
    <w:rsid w:val="00180DA5"/>
    <w:rsid w:val="001851C0"/>
    <w:rsid w:val="00185BB9"/>
    <w:rsid w:val="001927B1"/>
    <w:rsid w:val="001928AC"/>
    <w:rsid w:val="00193DB5"/>
    <w:rsid w:val="00195657"/>
    <w:rsid w:val="00195F54"/>
    <w:rsid w:val="00197C5A"/>
    <w:rsid w:val="00197F0C"/>
    <w:rsid w:val="001A2B35"/>
    <w:rsid w:val="001A54EC"/>
    <w:rsid w:val="001A5B96"/>
    <w:rsid w:val="001A5EDD"/>
    <w:rsid w:val="001A7E47"/>
    <w:rsid w:val="001B0287"/>
    <w:rsid w:val="001B1B68"/>
    <w:rsid w:val="001B1D4D"/>
    <w:rsid w:val="001B43F0"/>
    <w:rsid w:val="001B5855"/>
    <w:rsid w:val="001B64C6"/>
    <w:rsid w:val="001B666C"/>
    <w:rsid w:val="001C0493"/>
    <w:rsid w:val="001C2774"/>
    <w:rsid w:val="001C4155"/>
    <w:rsid w:val="001C435A"/>
    <w:rsid w:val="001C5831"/>
    <w:rsid w:val="001D0AF8"/>
    <w:rsid w:val="001D128B"/>
    <w:rsid w:val="001D1569"/>
    <w:rsid w:val="001D454B"/>
    <w:rsid w:val="001D6A1C"/>
    <w:rsid w:val="001E20A7"/>
    <w:rsid w:val="001E27A0"/>
    <w:rsid w:val="001E45DF"/>
    <w:rsid w:val="001E4864"/>
    <w:rsid w:val="001E5479"/>
    <w:rsid w:val="001E7C22"/>
    <w:rsid w:val="001F0588"/>
    <w:rsid w:val="001F1713"/>
    <w:rsid w:val="001F2E6B"/>
    <w:rsid w:val="001F51B9"/>
    <w:rsid w:val="001F5A85"/>
    <w:rsid w:val="0020003E"/>
    <w:rsid w:val="002007BB"/>
    <w:rsid w:val="00200F66"/>
    <w:rsid w:val="0020254F"/>
    <w:rsid w:val="002030F6"/>
    <w:rsid w:val="002050C8"/>
    <w:rsid w:val="002103C1"/>
    <w:rsid w:val="00211BC0"/>
    <w:rsid w:val="00213268"/>
    <w:rsid w:val="002140F4"/>
    <w:rsid w:val="00215467"/>
    <w:rsid w:val="002160A7"/>
    <w:rsid w:val="00217AB5"/>
    <w:rsid w:val="00220EFC"/>
    <w:rsid w:val="00221A9B"/>
    <w:rsid w:val="0022378C"/>
    <w:rsid w:val="002240E5"/>
    <w:rsid w:val="002254DF"/>
    <w:rsid w:val="002265D4"/>
    <w:rsid w:val="00232D2C"/>
    <w:rsid w:val="00233838"/>
    <w:rsid w:val="00233E98"/>
    <w:rsid w:val="00234DC6"/>
    <w:rsid w:val="0023525C"/>
    <w:rsid w:val="00235A9E"/>
    <w:rsid w:val="00236F97"/>
    <w:rsid w:val="002375ED"/>
    <w:rsid w:val="00237A4A"/>
    <w:rsid w:val="002418BA"/>
    <w:rsid w:val="00241A49"/>
    <w:rsid w:val="002429F1"/>
    <w:rsid w:val="002435DF"/>
    <w:rsid w:val="002450FF"/>
    <w:rsid w:val="0024579D"/>
    <w:rsid w:val="00250EF6"/>
    <w:rsid w:val="0025127A"/>
    <w:rsid w:val="00253428"/>
    <w:rsid w:val="0025345A"/>
    <w:rsid w:val="00253E46"/>
    <w:rsid w:val="0025403C"/>
    <w:rsid w:val="00256413"/>
    <w:rsid w:val="002574CC"/>
    <w:rsid w:val="0026290B"/>
    <w:rsid w:val="002638C0"/>
    <w:rsid w:val="00265B51"/>
    <w:rsid w:val="00267988"/>
    <w:rsid w:val="00270EA3"/>
    <w:rsid w:val="00272FBA"/>
    <w:rsid w:val="002747E9"/>
    <w:rsid w:val="002752E6"/>
    <w:rsid w:val="00275B0A"/>
    <w:rsid w:val="00276641"/>
    <w:rsid w:val="0027779E"/>
    <w:rsid w:val="00282B5A"/>
    <w:rsid w:val="002839EE"/>
    <w:rsid w:val="00283A45"/>
    <w:rsid w:val="00283FD4"/>
    <w:rsid w:val="002846AE"/>
    <w:rsid w:val="002940BC"/>
    <w:rsid w:val="00296530"/>
    <w:rsid w:val="002A0DDF"/>
    <w:rsid w:val="002A4552"/>
    <w:rsid w:val="002A604F"/>
    <w:rsid w:val="002A758F"/>
    <w:rsid w:val="002B0A3E"/>
    <w:rsid w:val="002B244A"/>
    <w:rsid w:val="002B2552"/>
    <w:rsid w:val="002B3058"/>
    <w:rsid w:val="002B3317"/>
    <w:rsid w:val="002B36E8"/>
    <w:rsid w:val="002B3936"/>
    <w:rsid w:val="002B7759"/>
    <w:rsid w:val="002C07AA"/>
    <w:rsid w:val="002C221E"/>
    <w:rsid w:val="002C2343"/>
    <w:rsid w:val="002C3CA2"/>
    <w:rsid w:val="002C4416"/>
    <w:rsid w:val="002C44CA"/>
    <w:rsid w:val="002C4BC5"/>
    <w:rsid w:val="002C53D1"/>
    <w:rsid w:val="002C5ADF"/>
    <w:rsid w:val="002C6B8D"/>
    <w:rsid w:val="002D1280"/>
    <w:rsid w:val="002D1E69"/>
    <w:rsid w:val="002D6325"/>
    <w:rsid w:val="002D6DE5"/>
    <w:rsid w:val="002E078A"/>
    <w:rsid w:val="002E1DC6"/>
    <w:rsid w:val="002E2628"/>
    <w:rsid w:val="002E4FB5"/>
    <w:rsid w:val="002E502C"/>
    <w:rsid w:val="002E516B"/>
    <w:rsid w:val="002E65CF"/>
    <w:rsid w:val="002E7134"/>
    <w:rsid w:val="002E755E"/>
    <w:rsid w:val="002E78B6"/>
    <w:rsid w:val="002F0657"/>
    <w:rsid w:val="002F075A"/>
    <w:rsid w:val="002F0C0B"/>
    <w:rsid w:val="002F182A"/>
    <w:rsid w:val="002F1DE7"/>
    <w:rsid w:val="002F2A19"/>
    <w:rsid w:val="002F7811"/>
    <w:rsid w:val="002F7CBF"/>
    <w:rsid w:val="00300841"/>
    <w:rsid w:val="00300E38"/>
    <w:rsid w:val="00303E82"/>
    <w:rsid w:val="003046C7"/>
    <w:rsid w:val="00305DF5"/>
    <w:rsid w:val="00306823"/>
    <w:rsid w:val="00311785"/>
    <w:rsid w:val="0031225B"/>
    <w:rsid w:val="003133AC"/>
    <w:rsid w:val="003134AC"/>
    <w:rsid w:val="00314E03"/>
    <w:rsid w:val="00315346"/>
    <w:rsid w:val="003166EA"/>
    <w:rsid w:val="00316A5A"/>
    <w:rsid w:val="00317534"/>
    <w:rsid w:val="00317616"/>
    <w:rsid w:val="00317777"/>
    <w:rsid w:val="00317A46"/>
    <w:rsid w:val="00317AB4"/>
    <w:rsid w:val="00321F6B"/>
    <w:rsid w:val="00322195"/>
    <w:rsid w:val="00323446"/>
    <w:rsid w:val="003238FE"/>
    <w:rsid w:val="00325B59"/>
    <w:rsid w:val="003276E8"/>
    <w:rsid w:val="00327FA5"/>
    <w:rsid w:val="00330D5C"/>
    <w:rsid w:val="003314FA"/>
    <w:rsid w:val="003325EA"/>
    <w:rsid w:val="00334327"/>
    <w:rsid w:val="003361AE"/>
    <w:rsid w:val="00336B53"/>
    <w:rsid w:val="0033796B"/>
    <w:rsid w:val="003409D7"/>
    <w:rsid w:val="00342BD5"/>
    <w:rsid w:val="00343B4E"/>
    <w:rsid w:val="00343B60"/>
    <w:rsid w:val="003445D3"/>
    <w:rsid w:val="00344BB9"/>
    <w:rsid w:val="003461E3"/>
    <w:rsid w:val="00346376"/>
    <w:rsid w:val="003463F1"/>
    <w:rsid w:val="0035066A"/>
    <w:rsid w:val="00350C65"/>
    <w:rsid w:val="00352E1B"/>
    <w:rsid w:val="00353249"/>
    <w:rsid w:val="00355370"/>
    <w:rsid w:val="003554FE"/>
    <w:rsid w:val="00355C51"/>
    <w:rsid w:val="00355C77"/>
    <w:rsid w:val="0035623E"/>
    <w:rsid w:val="0035661E"/>
    <w:rsid w:val="00357B43"/>
    <w:rsid w:val="003608B5"/>
    <w:rsid w:val="00360D55"/>
    <w:rsid w:val="0036798D"/>
    <w:rsid w:val="003702BE"/>
    <w:rsid w:val="003705DD"/>
    <w:rsid w:val="00370F23"/>
    <w:rsid w:val="003712C4"/>
    <w:rsid w:val="00371FD6"/>
    <w:rsid w:val="0037346F"/>
    <w:rsid w:val="003746EE"/>
    <w:rsid w:val="00380979"/>
    <w:rsid w:val="00382AE9"/>
    <w:rsid w:val="00385576"/>
    <w:rsid w:val="003906C5"/>
    <w:rsid w:val="00390925"/>
    <w:rsid w:val="00396FBA"/>
    <w:rsid w:val="00397F0C"/>
    <w:rsid w:val="003A67D7"/>
    <w:rsid w:val="003B09BE"/>
    <w:rsid w:val="003B0DB7"/>
    <w:rsid w:val="003B0ECF"/>
    <w:rsid w:val="003B1AA1"/>
    <w:rsid w:val="003B1ACC"/>
    <w:rsid w:val="003B2494"/>
    <w:rsid w:val="003B2520"/>
    <w:rsid w:val="003B25A5"/>
    <w:rsid w:val="003B5497"/>
    <w:rsid w:val="003B5553"/>
    <w:rsid w:val="003B57EB"/>
    <w:rsid w:val="003B796A"/>
    <w:rsid w:val="003C152E"/>
    <w:rsid w:val="003C266A"/>
    <w:rsid w:val="003C3109"/>
    <w:rsid w:val="003C45B0"/>
    <w:rsid w:val="003C4C88"/>
    <w:rsid w:val="003C50F9"/>
    <w:rsid w:val="003C6384"/>
    <w:rsid w:val="003C6F32"/>
    <w:rsid w:val="003D0062"/>
    <w:rsid w:val="003D03B0"/>
    <w:rsid w:val="003D05AB"/>
    <w:rsid w:val="003D238F"/>
    <w:rsid w:val="003D23EC"/>
    <w:rsid w:val="003D2947"/>
    <w:rsid w:val="003D2B4B"/>
    <w:rsid w:val="003D2FDA"/>
    <w:rsid w:val="003D31E2"/>
    <w:rsid w:val="003D4C8F"/>
    <w:rsid w:val="003D4D53"/>
    <w:rsid w:val="003D593F"/>
    <w:rsid w:val="003D61AD"/>
    <w:rsid w:val="003D64B7"/>
    <w:rsid w:val="003E07FA"/>
    <w:rsid w:val="003E140D"/>
    <w:rsid w:val="003E1F1B"/>
    <w:rsid w:val="003E51B2"/>
    <w:rsid w:val="003E5E15"/>
    <w:rsid w:val="003E76FA"/>
    <w:rsid w:val="003F0A8A"/>
    <w:rsid w:val="003F17D2"/>
    <w:rsid w:val="003F2788"/>
    <w:rsid w:val="003F353C"/>
    <w:rsid w:val="003F51DE"/>
    <w:rsid w:val="003F533F"/>
    <w:rsid w:val="003F5416"/>
    <w:rsid w:val="00401B39"/>
    <w:rsid w:val="00403DD5"/>
    <w:rsid w:val="00404789"/>
    <w:rsid w:val="00404E92"/>
    <w:rsid w:val="00407C08"/>
    <w:rsid w:val="00407ED0"/>
    <w:rsid w:val="00410163"/>
    <w:rsid w:val="00411F92"/>
    <w:rsid w:val="00412A94"/>
    <w:rsid w:val="004134B9"/>
    <w:rsid w:val="00416A35"/>
    <w:rsid w:val="004226D7"/>
    <w:rsid w:val="00425326"/>
    <w:rsid w:val="00425E87"/>
    <w:rsid w:val="004315B1"/>
    <w:rsid w:val="004325AB"/>
    <w:rsid w:val="00432664"/>
    <w:rsid w:val="00433D36"/>
    <w:rsid w:val="00434398"/>
    <w:rsid w:val="00436271"/>
    <w:rsid w:val="00436307"/>
    <w:rsid w:val="00440359"/>
    <w:rsid w:val="004412BA"/>
    <w:rsid w:val="00441527"/>
    <w:rsid w:val="00443183"/>
    <w:rsid w:val="004458B1"/>
    <w:rsid w:val="00446214"/>
    <w:rsid w:val="00447271"/>
    <w:rsid w:val="00447D65"/>
    <w:rsid w:val="00453FEC"/>
    <w:rsid w:val="0045480D"/>
    <w:rsid w:val="004566F6"/>
    <w:rsid w:val="00456E7A"/>
    <w:rsid w:val="0045798D"/>
    <w:rsid w:val="0046118E"/>
    <w:rsid w:val="004626C2"/>
    <w:rsid w:val="00462E87"/>
    <w:rsid w:val="0046441F"/>
    <w:rsid w:val="00470611"/>
    <w:rsid w:val="004706B2"/>
    <w:rsid w:val="00471409"/>
    <w:rsid w:val="00471AF0"/>
    <w:rsid w:val="00472186"/>
    <w:rsid w:val="00472520"/>
    <w:rsid w:val="00472BCA"/>
    <w:rsid w:val="00473096"/>
    <w:rsid w:val="0047317E"/>
    <w:rsid w:val="00473D74"/>
    <w:rsid w:val="004743FA"/>
    <w:rsid w:val="004749A6"/>
    <w:rsid w:val="004757CC"/>
    <w:rsid w:val="00476139"/>
    <w:rsid w:val="004763CE"/>
    <w:rsid w:val="00476F88"/>
    <w:rsid w:val="00477867"/>
    <w:rsid w:val="00480A5D"/>
    <w:rsid w:val="00482AFC"/>
    <w:rsid w:val="00483648"/>
    <w:rsid w:val="00483D14"/>
    <w:rsid w:val="00485601"/>
    <w:rsid w:val="00485BD8"/>
    <w:rsid w:val="00490115"/>
    <w:rsid w:val="00491A4C"/>
    <w:rsid w:val="004925A4"/>
    <w:rsid w:val="00493865"/>
    <w:rsid w:val="00494C00"/>
    <w:rsid w:val="00495742"/>
    <w:rsid w:val="00495DFE"/>
    <w:rsid w:val="004968C2"/>
    <w:rsid w:val="004970B1"/>
    <w:rsid w:val="004A1683"/>
    <w:rsid w:val="004A3375"/>
    <w:rsid w:val="004A410E"/>
    <w:rsid w:val="004A4DE6"/>
    <w:rsid w:val="004A7990"/>
    <w:rsid w:val="004B0550"/>
    <w:rsid w:val="004B0B73"/>
    <w:rsid w:val="004B1AA1"/>
    <w:rsid w:val="004B2C35"/>
    <w:rsid w:val="004B6D16"/>
    <w:rsid w:val="004B79F1"/>
    <w:rsid w:val="004C08C4"/>
    <w:rsid w:val="004C121D"/>
    <w:rsid w:val="004C1D48"/>
    <w:rsid w:val="004C2F0B"/>
    <w:rsid w:val="004C391B"/>
    <w:rsid w:val="004D0E5D"/>
    <w:rsid w:val="004D322B"/>
    <w:rsid w:val="004D641E"/>
    <w:rsid w:val="004E2FB4"/>
    <w:rsid w:val="004E35E5"/>
    <w:rsid w:val="004E51F2"/>
    <w:rsid w:val="004E595D"/>
    <w:rsid w:val="004E6CF4"/>
    <w:rsid w:val="004E7BFC"/>
    <w:rsid w:val="004F0865"/>
    <w:rsid w:val="004F182E"/>
    <w:rsid w:val="004F2B1A"/>
    <w:rsid w:val="004F3D96"/>
    <w:rsid w:val="004F45B5"/>
    <w:rsid w:val="00500FB7"/>
    <w:rsid w:val="005014CD"/>
    <w:rsid w:val="005037BE"/>
    <w:rsid w:val="00503C70"/>
    <w:rsid w:val="005042B5"/>
    <w:rsid w:val="00504891"/>
    <w:rsid w:val="0050576A"/>
    <w:rsid w:val="00505B63"/>
    <w:rsid w:val="00505C0D"/>
    <w:rsid w:val="00506CD8"/>
    <w:rsid w:val="00512953"/>
    <w:rsid w:val="00514372"/>
    <w:rsid w:val="00515133"/>
    <w:rsid w:val="00515144"/>
    <w:rsid w:val="005161BD"/>
    <w:rsid w:val="00524F9C"/>
    <w:rsid w:val="005250D2"/>
    <w:rsid w:val="00526F5D"/>
    <w:rsid w:val="00530D9A"/>
    <w:rsid w:val="00530DFF"/>
    <w:rsid w:val="00532965"/>
    <w:rsid w:val="00533457"/>
    <w:rsid w:val="00534F69"/>
    <w:rsid w:val="005352AF"/>
    <w:rsid w:val="00536829"/>
    <w:rsid w:val="005373AB"/>
    <w:rsid w:val="00542C58"/>
    <w:rsid w:val="00543DBF"/>
    <w:rsid w:val="00546CD4"/>
    <w:rsid w:val="00547A8C"/>
    <w:rsid w:val="00547AAA"/>
    <w:rsid w:val="00550BF1"/>
    <w:rsid w:val="00551A6A"/>
    <w:rsid w:val="0055246D"/>
    <w:rsid w:val="00553B00"/>
    <w:rsid w:val="005541DE"/>
    <w:rsid w:val="00557456"/>
    <w:rsid w:val="00560080"/>
    <w:rsid w:val="005608E9"/>
    <w:rsid w:val="00560A3C"/>
    <w:rsid w:val="00560BD2"/>
    <w:rsid w:val="005611EB"/>
    <w:rsid w:val="00561ECD"/>
    <w:rsid w:val="005672D1"/>
    <w:rsid w:val="00567C15"/>
    <w:rsid w:val="00572524"/>
    <w:rsid w:val="00574977"/>
    <w:rsid w:val="005802BF"/>
    <w:rsid w:val="00583509"/>
    <w:rsid w:val="00583971"/>
    <w:rsid w:val="00585700"/>
    <w:rsid w:val="00586742"/>
    <w:rsid w:val="005932A2"/>
    <w:rsid w:val="005933F8"/>
    <w:rsid w:val="00593CBB"/>
    <w:rsid w:val="00593DB2"/>
    <w:rsid w:val="00594E73"/>
    <w:rsid w:val="005979F8"/>
    <w:rsid w:val="00597CBD"/>
    <w:rsid w:val="00597FCD"/>
    <w:rsid w:val="005A03C7"/>
    <w:rsid w:val="005A4097"/>
    <w:rsid w:val="005A4481"/>
    <w:rsid w:val="005A6269"/>
    <w:rsid w:val="005A62A8"/>
    <w:rsid w:val="005A7F33"/>
    <w:rsid w:val="005B0A52"/>
    <w:rsid w:val="005B2557"/>
    <w:rsid w:val="005B30E1"/>
    <w:rsid w:val="005B3531"/>
    <w:rsid w:val="005B66F1"/>
    <w:rsid w:val="005B76A3"/>
    <w:rsid w:val="005C03C2"/>
    <w:rsid w:val="005C0534"/>
    <w:rsid w:val="005C5F1C"/>
    <w:rsid w:val="005C707F"/>
    <w:rsid w:val="005D0660"/>
    <w:rsid w:val="005D0F7F"/>
    <w:rsid w:val="005D2AF0"/>
    <w:rsid w:val="005D3D1A"/>
    <w:rsid w:val="005D691B"/>
    <w:rsid w:val="005D6EB7"/>
    <w:rsid w:val="005D7470"/>
    <w:rsid w:val="005D76BB"/>
    <w:rsid w:val="005E00BA"/>
    <w:rsid w:val="005E07E5"/>
    <w:rsid w:val="005E1CF4"/>
    <w:rsid w:val="005E3044"/>
    <w:rsid w:val="005E3CDD"/>
    <w:rsid w:val="005E4F98"/>
    <w:rsid w:val="005F1AB6"/>
    <w:rsid w:val="005F2BFE"/>
    <w:rsid w:val="005F464C"/>
    <w:rsid w:val="005F54EB"/>
    <w:rsid w:val="005F57CA"/>
    <w:rsid w:val="00601402"/>
    <w:rsid w:val="006026DF"/>
    <w:rsid w:val="00603A76"/>
    <w:rsid w:val="00604191"/>
    <w:rsid w:val="00605948"/>
    <w:rsid w:val="00606372"/>
    <w:rsid w:val="0061099F"/>
    <w:rsid w:val="00610A0A"/>
    <w:rsid w:val="0061118B"/>
    <w:rsid w:val="00613202"/>
    <w:rsid w:val="006149D2"/>
    <w:rsid w:val="00615279"/>
    <w:rsid w:val="00617621"/>
    <w:rsid w:val="00621131"/>
    <w:rsid w:val="006229F4"/>
    <w:rsid w:val="0062791A"/>
    <w:rsid w:val="00632929"/>
    <w:rsid w:val="006338BA"/>
    <w:rsid w:val="00634A6E"/>
    <w:rsid w:val="00636825"/>
    <w:rsid w:val="00637399"/>
    <w:rsid w:val="00641AF7"/>
    <w:rsid w:val="0064338C"/>
    <w:rsid w:val="006436BC"/>
    <w:rsid w:val="00643D89"/>
    <w:rsid w:val="00643F39"/>
    <w:rsid w:val="00644459"/>
    <w:rsid w:val="00644E7B"/>
    <w:rsid w:val="00645A28"/>
    <w:rsid w:val="00645ACE"/>
    <w:rsid w:val="00650D02"/>
    <w:rsid w:val="0065175D"/>
    <w:rsid w:val="00656025"/>
    <w:rsid w:val="0066141E"/>
    <w:rsid w:val="006617C8"/>
    <w:rsid w:val="00661DF5"/>
    <w:rsid w:val="00662216"/>
    <w:rsid w:val="00662B6D"/>
    <w:rsid w:val="00663A30"/>
    <w:rsid w:val="0066515E"/>
    <w:rsid w:val="0066682F"/>
    <w:rsid w:val="00666936"/>
    <w:rsid w:val="0066742D"/>
    <w:rsid w:val="0067265C"/>
    <w:rsid w:val="00672975"/>
    <w:rsid w:val="0067309E"/>
    <w:rsid w:val="006759F2"/>
    <w:rsid w:val="00676C0A"/>
    <w:rsid w:val="00676EBB"/>
    <w:rsid w:val="0067745C"/>
    <w:rsid w:val="006779F9"/>
    <w:rsid w:val="00682DBE"/>
    <w:rsid w:val="006848C2"/>
    <w:rsid w:val="00684EF6"/>
    <w:rsid w:val="0068539C"/>
    <w:rsid w:val="00685734"/>
    <w:rsid w:val="006862D2"/>
    <w:rsid w:val="0069227E"/>
    <w:rsid w:val="006943C8"/>
    <w:rsid w:val="00694C5E"/>
    <w:rsid w:val="00695444"/>
    <w:rsid w:val="0069617B"/>
    <w:rsid w:val="0069618C"/>
    <w:rsid w:val="0069623F"/>
    <w:rsid w:val="00697AD1"/>
    <w:rsid w:val="006A1831"/>
    <w:rsid w:val="006A2178"/>
    <w:rsid w:val="006A3407"/>
    <w:rsid w:val="006A3D60"/>
    <w:rsid w:val="006A3F87"/>
    <w:rsid w:val="006A6B2C"/>
    <w:rsid w:val="006A79F4"/>
    <w:rsid w:val="006A7E56"/>
    <w:rsid w:val="006B0571"/>
    <w:rsid w:val="006B0715"/>
    <w:rsid w:val="006B1DC5"/>
    <w:rsid w:val="006B2585"/>
    <w:rsid w:val="006B33EA"/>
    <w:rsid w:val="006B4039"/>
    <w:rsid w:val="006B41B2"/>
    <w:rsid w:val="006B49A9"/>
    <w:rsid w:val="006B65DB"/>
    <w:rsid w:val="006B74AE"/>
    <w:rsid w:val="006C09C2"/>
    <w:rsid w:val="006C7A00"/>
    <w:rsid w:val="006D2D96"/>
    <w:rsid w:val="006D2DB3"/>
    <w:rsid w:val="006D4C62"/>
    <w:rsid w:val="006D6EAD"/>
    <w:rsid w:val="006E01BF"/>
    <w:rsid w:val="006E40AC"/>
    <w:rsid w:val="006E4101"/>
    <w:rsid w:val="006E6C59"/>
    <w:rsid w:val="006E7BEC"/>
    <w:rsid w:val="006F1626"/>
    <w:rsid w:val="006F2F69"/>
    <w:rsid w:val="006F6173"/>
    <w:rsid w:val="006F63AA"/>
    <w:rsid w:val="006F7AED"/>
    <w:rsid w:val="00701148"/>
    <w:rsid w:val="00703446"/>
    <w:rsid w:val="00705065"/>
    <w:rsid w:val="00707023"/>
    <w:rsid w:val="0071372B"/>
    <w:rsid w:val="00721699"/>
    <w:rsid w:val="00721F94"/>
    <w:rsid w:val="00723855"/>
    <w:rsid w:val="00724B43"/>
    <w:rsid w:val="007253C2"/>
    <w:rsid w:val="00727134"/>
    <w:rsid w:val="00727954"/>
    <w:rsid w:val="007310A9"/>
    <w:rsid w:val="00731964"/>
    <w:rsid w:val="00731B9A"/>
    <w:rsid w:val="00733511"/>
    <w:rsid w:val="00735A0B"/>
    <w:rsid w:val="00740B44"/>
    <w:rsid w:val="00741E6D"/>
    <w:rsid w:val="00743B7F"/>
    <w:rsid w:val="0074413E"/>
    <w:rsid w:val="0074420C"/>
    <w:rsid w:val="0074485F"/>
    <w:rsid w:val="00744E51"/>
    <w:rsid w:val="007515D7"/>
    <w:rsid w:val="00752496"/>
    <w:rsid w:val="007533E4"/>
    <w:rsid w:val="00754848"/>
    <w:rsid w:val="00754BF5"/>
    <w:rsid w:val="00754F04"/>
    <w:rsid w:val="007551DD"/>
    <w:rsid w:val="00755DAB"/>
    <w:rsid w:val="00755F5F"/>
    <w:rsid w:val="00761039"/>
    <w:rsid w:val="007619FB"/>
    <w:rsid w:val="00761A5C"/>
    <w:rsid w:val="00761C20"/>
    <w:rsid w:val="00762793"/>
    <w:rsid w:val="00762DF8"/>
    <w:rsid w:val="007631A8"/>
    <w:rsid w:val="0076461C"/>
    <w:rsid w:val="007655C4"/>
    <w:rsid w:val="007664B8"/>
    <w:rsid w:val="00774929"/>
    <w:rsid w:val="00774E5D"/>
    <w:rsid w:val="007766F9"/>
    <w:rsid w:val="00776709"/>
    <w:rsid w:val="00776F9E"/>
    <w:rsid w:val="00777C2D"/>
    <w:rsid w:val="00780879"/>
    <w:rsid w:val="00781707"/>
    <w:rsid w:val="00782DEF"/>
    <w:rsid w:val="0078326E"/>
    <w:rsid w:val="00783E1E"/>
    <w:rsid w:val="00784126"/>
    <w:rsid w:val="00784D6F"/>
    <w:rsid w:val="00786D79"/>
    <w:rsid w:val="007870DA"/>
    <w:rsid w:val="00787704"/>
    <w:rsid w:val="00792596"/>
    <w:rsid w:val="00793DB3"/>
    <w:rsid w:val="00794189"/>
    <w:rsid w:val="007943EE"/>
    <w:rsid w:val="00795DB1"/>
    <w:rsid w:val="00796E95"/>
    <w:rsid w:val="00797C3B"/>
    <w:rsid w:val="007A0E99"/>
    <w:rsid w:val="007A589D"/>
    <w:rsid w:val="007A5EAF"/>
    <w:rsid w:val="007B0A83"/>
    <w:rsid w:val="007B0C64"/>
    <w:rsid w:val="007B1509"/>
    <w:rsid w:val="007B290D"/>
    <w:rsid w:val="007B2FE4"/>
    <w:rsid w:val="007B378D"/>
    <w:rsid w:val="007B5DA4"/>
    <w:rsid w:val="007B75E0"/>
    <w:rsid w:val="007B7F71"/>
    <w:rsid w:val="007C250B"/>
    <w:rsid w:val="007C2845"/>
    <w:rsid w:val="007C5DE8"/>
    <w:rsid w:val="007C6B1B"/>
    <w:rsid w:val="007C6B4F"/>
    <w:rsid w:val="007C7473"/>
    <w:rsid w:val="007D1A04"/>
    <w:rsid w:val="007D1ABC"/>
    <w:rsid w:val="007D1F91"/>
    <w:rsid w:val="007D40A1"/>
    <w:rsid w:val="007D600A"/>
    <w:rsid w:val="007E071C"/>
    <w:rsid w:val="007E2CC2"/>
    <w:rsid w:val="007E429C"/>
    <w:rsid w:val="007E4482"/>
    <w:rsid w:val="007E4DE0"/>
    <w:rsid w:val="007E5244"/>
    <w:rsid w:val="007E6AFA"/>
    <w:rsid w:val="007E751C"/>
    <w:rsid w:val="007F057B"/>
    <w:rsid w:val="007F19BE"/>
    <w:rsid w:val="007F7E4D"/>
    <w:rsid w:val="00800505"/>
    <w:rsid w:val="00800DB0"/>
    <w:rsid w:val="0080127A"/>
    <w:rsid w:val="00802EF4"/>
    <w:rsid w:val="00803C5B"/>
    <w:rsid w:val="00805A98"/>
    <w:rsid w:val="0081090C"/>
    <w:rsid w:val="00811383"/>
    <w:rsid w:val="008117E7"/>
    <w:rsid w:val="00812927"/>
    <w:rsid w:val="00812D9F"/>
    <w:rsid w:val="00812F21"/>
    <w:rsid w:val="008132B6"/>
    <w:rsid w:val="0081434F"/>
    <w:rsid w:val="0082021E"/>
    <w:rsid w:val="0082246D"/>
    <w:rsid w:val="00822A59"/>
    <w:rsid w:val="008241F8"/>
    <w:rsid w:val="00826416"/>
    <w:rsid w:val="00826758"/>
    <w:rsid w:val="00827473"/>
    <w:rsid w:val="008307CC"/>
    <w:rsid w:val="008310A5"/>
    <w:rsid w:val="00835329"/>
    <w:rsid w:val="00835D78"/>
    <w:rsid w:val="00836231"/>
    <w:rsid w:val="0083675F"/>
    <w:rsid w:val="00836CB5"/>
    <w:rsid w:val="00837A47"/>
    <w:rsid w:val="008407EA"/>
    <w:rsid w:val="00840CEB"/>
    <w:rsid w:val="0084235D"/>
    <w:rsid w:val="0084294B"/>
    <w:rsid w:val="0085115F"/>
    <w:rsid w:val="00852084"/>
    <w:rsid w:val="008520C3"/>
    <w:rsid w:val="0085327D"/>
    <w:rsid w:val="00854C7B"/>
    <w:rsid w:val="008556B0"/>
    <w:rsid w:val="00855ED7"/>
    <w:rsid w:val="00856C92"/>
    <w:rsid w:val="00857A95"/>
    <w:rsid w:val="00857FE9"/>
    <w:rsid w:val="0086113E"/>
    <w:rsid w:val="008616A2"/>
    <w:rsid w:val="00863E5F"/>
    <w:rsid w:val="0086616D"/>
    <w:rsid w:val="00866F8F"/>
    <w:rsid w:val="00871E62"/>
    <w:rsid w:val="008726F9"/>
    <w:rsid w:val="00872F0C"/>
    <w:rsid w:val="00873C0A"/>
    <w:rsid w:val="00874853"/>
    <w:rsid w:val="00876948"/>
    <w:rsid w:val="008776B2"/>
    <w:rsid w:val="00880A90"/>
    <w:rsid w:val="00882FF1"/>
    <w:rsid w:val="0088538A"/>
    <w:rsid w:val="0089310A"/>
    <w:rsid w:val="00894BA0"/>
    <w:rsid w:val="00895DC7"/>
    <w:rsid w:val="0089666A"/>
    <w:rsid w:val="008973D1"/>
    <w:rsid w:val="008A2C43"/>
    <w:rsid w:val="008A32F4"/>
    <w:rsid w:val="008A48E2"/>
    <w:rsid w:val="008A5B21"/>
    <w:rsid w:val="008A61AE"/>
    <w:rsid w:val="008A621B"/>
    <w:rsid w:val="008A7C38"/>
    <w:rsid w:val="008B0594"/>
    <w:rsid w:val="008B3300"/>
    <w:rsid w:val="008B4D2D"/>
    <w:rsid w:val="008B5DFE"/>
    <w:rsid w:val="008B5EC5"/>
    <w:rsid w:val="008B6325"/>
    <w:rsid w:val="008C0D4C"/>
    <w:rsid w:val="008C1A4E"/>
    <w:rsid w:val="008C2867"/>
    <w:rsid w:val="008C3202"/>
    <w:rsid w:val="008C5DC9"/>
    <w:rsid w:val="008D154E"/>
    <w:rsid w:val="008D22A7"/>
    <w:rsid w:val="008D280D"/>
    <w:rsid w:val="008D3252"/>
    <w:rsid w:val="008D46C9"/>
    <w:rsid w:val="008D643B"/>
    <w:rsid w:val="008D749D"/>
    <w:rsid w:val="008D757B"/>
    <w:rsid w:val="008D7CE8"/>
    <w:rsid w:val="008E1CD6"/>
    <w:rsid w:val="008E2E23"/>
    <w:rsid w:val="008E50B5"/>
    <w:rsid w:val="008E53EC"/>
    <w:rsid w:val="008F10EA"/>
    <w:rsid w:val="008F7384"/>
    <w:rsid w:val="00901457"/>
    <w:rsid w:val="0090303E"/>
    <w:rsid w:val="00903077"/>
    <w:rsid w:val="00903E12"/>
    <w:rsid w:val="00905F7F"/>
    <w:rsid w:val="0090616D"/>
    <w:rsid w:val="00907AFC"/>
    <w:rsid w:val="00907D1A"/>
    <w:rsid w:val="0091018F"/>
    <w:rsid w:val="00910A13"/>
    <w:rsid w:val="00915A36"/>
    <w:rsid w:val="00917213"/>
    <w:rsid w:val="00917425"/>
    <w:rsid w:val="00917CAC"/>
    <w:rsid w:val="00922140"/>
    <w:rsid w:val="009228B2"/>
    <w:rsid w:val="009249E1"/>
    <w:rsid w:val="00925E24"/>
    <w:rsid w:val="00926FD6"/>
    <w:rsid w:val="009271BC"/>
    <w:rsid w:val="0092761C"/>
    <w:rsid w:val="0093233C"/>
    <w:rsid w:val="00932EF7"/>
    <w:rsid w:val="00933FD3"/>
    <w:rsid w:val="0093402B"/>
    <w:rsid w:val="009342F7"/>
    <w:rsid w:val="009359F5"/>
    <w:rsid w:val="00936122"/>
    <w:rsid w:val="00937897"/>
    <w:rsid w:val="0094212B"/>
    <w:rsid w:val="00943B25"/>
    <w:rsid w:val="009459FB"/>
    <w:rsid w:val="009468B7"/>
    <w:rsid w:val="00947FA3"/>
    <w:rsid w:val="00952316"/>
    <w:rsid w:val="00952957"/>
    <w:rsid w:val="00953E87"/>
    <w:rsid w:val="00953F54"/>
    <w:rsid w:val="00954F5A"/>
    <w:rsid w:val="009555A8"/>
    <w:rsid w:val="009568A3"/>
    <w:rsid w:val="0096104A"/>
    <w:rsid w:val="00961599"/>
    <w:rsid w:val="00961E6F"/>
    <w:rsid w:val="00962822"/>
    <w:rsid w:val="00963A90"/>
    <w:rsid w:val="00963A9C"/>
    <w:rsid w:val="0096513C"/>
    <w:rsid w:val="009671CE"/>
    <w:rsid w:val="00972EF5"/>
    <w:rsid w:val="00973774"/>
    <w:rsid w:val="00973F45"/>
    <w:rsid w:val="0097422F"/>
    <w:rsid w:val="00975009"/>
    <w:rsid w:val="00976C11"/>
    <w:rsid w:val="009779F2"/>
    <w:rsid w:val="0098024C"/>
    <w:rsid w:val="00980727"/>
    <w:rsid w:val="009807E4"/>
    <w:rsid w:val="00980D2B"/>
    <w:rsid w:val="00981B4B"/>
    <w:rsid w:val="00984570"/>
    <w:rsid w:val="00985022"/>
    <w:rsid w:val="009858CE"/>
    <w:rsid w:val="00985BBB"/>
    <w:rsid w:val="00990F88"/>
    <w:rsid w:val="0099163F"/>
    <w:rsid w:val="00991F34"/>
    <w:rsid w:val="00993BAC"/>
    <w:rsid w:val="00996077"/>
    <w:rsid w:val="00996177"/>
    <w:rsid w:val="0099721D"/>
    <w:rsid w:val="00997479"/>
    <w:rsid w:val="0099776F"/>
    <w:rsid w:val="009979B2"/>
    <w:rsid w:val="009A2039"/>
    <w:rsid w:val="009A2387"/>
    <w:rsid w:val="009A266A"/>
    <w:rsid w:val="009A4F96"/>
    <w:rsid w:val="009A6EE8"/>
    <w:rsid w:val="009B0AEF"/>
    <w:rsid w:val="009B2858"/>
    <w:rsid w:val="009B3E23"/>
    <w:rsid w:val="009B43FA"/>
    <w:rsid w:val="009B680A"/>
    <w:rsid w:val="009C0882"/>
    <w:rsid w:val="009C2E59"/>
    <w:rsid w:val="009C403D"/>
    <w:rsid w:val="009C5AC8"/>
    <w:rsid w:val="009C5BB1"/>
    <w:rsid w:val="009C6026"/>
    <w:rsid w:val="009C6613"/>
    <w:rsid w:val="009C6F4E"/>
    <w:rsid w:val="009C78EF"/>
    <w:rsid w:val="009D013E"/>
    <w:rsid w:val="009D015F"/>
    <w:rsid w:val="009D1CD2"/>
    <w:rsid w:val="009D34E9"/>
    <w:rsid w:val="009D4EFE"/>
    <w:rsid w:val="009D50A4"/>
    <w:rsid w:val="009D68AA"/>
    <w:rsid w:val="009D7094"/>
    <w:rsid w:val="009D78CC"/>
    <w:rsid w:val="009D7B77"/>
    <w:rsid w:val="009E077F"/>
    <w:rsid w:val="009E255D"/>
    <w:rsid w:val="009E3682"/>
    <w:rsid w:val="009E589A"/>
    <w:rsid w:val="009E62E1"/>
    <w:rsid w:val="009E70D2"/>
    <w:rsid w:val="009F0DBA"/>
    <w:rsid w:val="009F44BD"/>
    <w:rsid w:val="009F6F57"/>
    <w:rsid w:val="009F7F53"/>
    <w:rsid w:val="00A00BCE"/>
    <w:rsid w:val="00A00BF1"/>
    <w:rsid w:val="00A02E83"/>
    <w:rsid w:val="00A03D45"/>
    <w:rsid w:val="00A03DCB"/>
    <w:rsid w:val="00A1012A"/>
    <w:rsid w:val="00A101BD"/>
    <w:rsid w:val="00A10CB3"/>
    <w:rsid w:val="00A10DC0"/>
    <w:rsid w:val="00A13A1C"/>
    <w:rsid w:val="00A1538E"/>
    <w:rsid w:val="00A165C5"/>
    <w:rsid w:val="00A17EB5"/>
    <w:rsid w:val="00A2168C"/>
    <w:rsid w:val="00A22562"/>
    <w:rsid w:val="00A2268D"/>
    <w:rsid w:val="00A238AA"/>
    <w:rsid w:val="00A25854"/>
    <w:rsid w:val="00A32524"/>
    <w:rsid w:val="00A325B4"/>
    <w:rsid w:val="00A32BEF"/>
    <w:rsid w:val="00A33FE4"/>
    <w:rsid w:val="00A3432E"/>
    <w:rsid w:val="00A36964"/>
    <w:rsid w:val="00A374AE"/>
    <w:rsid w:val="00A37776"/>
    <w:rsid w:val="00A37B09"/>
    <w:rsid w:val="00A41DE2"/>
    <w:rsid w:val="00A43F51"/>
    <w:rsid w:val="00A50B4F"/>
    <w:rsid w:val="00A51232"/>
    <w:rsid w:val="00A54411"/>
    <w:rsid w:val="00A55BAB"/>
    <w:rsid w:val="00A56156"/>
    <w:rsid w:val="00A60131"/>
    <w:rsid w:val="00A649E2"/>
    <w:rsid w:val="00A65F83"/>
    <w:rsid w:val="00A667E3"/>
    <w:rsid w:val="00A66AE4"/>
    <w:rsid w:val="00A66E22"/>
    <w:rsid w:val="00A674AD"/>
    <w:rsid w:val="00A7122E"/>
    <w:rsid w:val="00A739A1"/>
    <w:rsid w:val="00A747B4"/>
    <w:rsid w:val="00A748FC"/>
    <w:rsid w:val="00A76224"/>
    <w:rsid w:val="00A774BC"/>
    <w:rsid w:val="00A8143F"/>
    <w:rsid w:val="00A815B9"/>
    <w:rsid w:val="00A84224"/>
    <w:rsid w:val="00A85AEE"/>
    <w:rsid w:val="00A92F5C"/>
    <w:rsid w:val="00A93044"/>
    <w:rsid w:val="00A93601"/>
    <w:rsid w:val="00A93AB6"/>
    <w:rsid w:val="00A949A6"/>
    <w:rsid w:val="00AA078F"/>
    <w:rsid w:val="00AA0DE9"/>
    <w:rsid w:val="00AA24D5"/>
    <w:rsid w:val="00AA444E"/>
    <w:rsid w:val="00AA617E"/>
    <w:rsid w:val="00AA6DF0"/>
    <w:rsid w:val="00AA7394"/>
    <w:rsid w:val="00AB0BCE"/>
    <w:rsid w:val="00AB1BDA"/>
    <w:rsid w:val="00AB2698"/>
    <w:rsid w:val="00AB3F6B"/>
    <w:rsid w:val="00AB4D73"/>
    <w:rsid w:val="00AB51E9"/>
    <w:rsid w:val="00AB6663"/>
    <w:rsid w:val="00AB781D"/>
    <w:rsid w:val="00AB7BB1"/>
    <w:rsid w:val="00AC09F9"/>
    <w:rsid w:val="00AC2D20"/>
    <w:rsid w:val="00AC56CA"/>
    <w:rsid w:val="00AC62F5"/>
    <w:rsid w:val="00AC6FC9"/>
    <w:rsid w:val="00AC7786"/>
    <w:rsid w:val="00AC7C06"/>
    <w:rsid w:val="00AD10D6"/>
    <w:rsid w:val="00AD12C8"/>
    <w:rsid w:val="00AD18B5"/>
    <w:rsid w:val="00AD46D3"/>
    <w:rsid w:val="00AD4844"/>
    <w:rsid w:val="00AD6370"/>
    <w:rsid w:val="00AE04E4"/>
    <w:rsid w:val="00AE1635"/>
    <w:rsid w:val="00AE1973"/>
    <w:rsid w:val="00AE4ECF"/>
    <w:rsid w:val="00AE5E0F"/>
    <w:rsid w:val="00AF0150"/>
    <w:rsid w:val="00AF1E38"/>
    <w:rsid w:val="00AF22A1"/>
    <w:rsid w:val="00AF4721"/>
    <w:rsid w:val="00AF650F"/>
    <w:rsid w:val="00AF7AD1"/>
    <w:rsid w:val="00AF7CFA"/>
    <w:rsid w:val="00B01075"/>
    <w:rsid w:val="00B01F6A"/>
    <w:rsid w:val="00B027C3"/>
    <w:rsid w:val="00B03D56"/>
    <w:rsid w:val="00B065B5"/>
    <w:rsid w:val="00B10581"/>
    <w:rsid w:val="00B10AB6"/>
    <w:rsid w:val="00B112AD"/>
    <w:rsid w:val="00B12587"/>
    <w:rsid w:val="00B13A3B"/>
    <w:rsid w:val="00B13BF7"/>
    <w:rsid w:val="00B13CE5"/>
    <w:rsid w:val="00B148A4"/>
    <w:rsid w:val="00B15B7C"/>
    <w:rsid w:val="00B15EEF"/>
    <w:rsid w:val="00B16035"/>
    <w:rsid w:val="00B20B1F"/>
    <w:rsid w:val="00B26CB1"/>
    <w:rsid w:val="00B30C7D"/>
    <w:rsid w:val="00B30E07"/>
    <w:rsid w:val="00B3267C"/>
    <w:rsid w:val="00B33443"/>
    <w:rsid w:val="00B3385F"/>
    <w:rsid w:val="00B338B4"/>
    <w:rsid w:val="00B342F6"/>
    <w:rsid w:val="00B355DD"/>
    <w:rsid w:val="00B40630"/>
    <w:rsid w:val="00B4137E"/>
    <w:rsid w:val="00B413C8"/>
    <w:rsid w:val="00B41B42"/>
    <w:rsid w:val="00B41CBB"/>
    <w:rsid w:val="00B43A9E"/>
    <w:rsid w:val="00B4587D"/>
    <w:rsid w:val="00B45AAD"/>
    <w:rsid w:val="00B47663"/>
    <w:rsid w:val="00B51B5F"/>
    <w:rsid w:val="00B52AA1"/>
    <w:rsid w:val="00B52AED"/>
    <w:rsid w:val="00B52F81"/>
    <w:rsid w:val="00B54BF3"/>
    <w:rsid w:val="00B5506A"/>
    <w:rsid w:val="00B550BC"/>
    <w:rsid w:val="00B55960"/>
    <w:rsid w:val="00B63067"/>
    <w:rsid w:val="00B639F4"/>
    <w:rsid w:val="00B6435B"/>
    <w:rsid w:val="00B6601C"/>
    <w:rsid w:val="00B671E4"/>
    <w:rsid w:val="00B712DD"/>
    <w:rsid w:val="00B7138C"/>
    <w:rsid w:val="00B71609"/>
    <w:rsid w:val="00B7162D"/>
    <w:rsid w:val="00B716A5"/>
    <w:rsid w:val="00B71706"/>
    <w:rsid w:val="00B728CE"/>
    <w:rsid w:val="00B72A32"/>
    <w:rsid w:val="00B737B0"/>
    <w:rsid w:val="00B7447B"/>
    <w:rsid w:val="00B74AA3"/>
    <w:rsid w:val="00B75089"/>
    <w:rsid w:val="00B8099C"/>
    <w:rsid w:val="00B81276"/>
    <w:rsid w:val="00B8343F"/>
    <w:rsid w:val="00B8470A"/>
    <w:rsid w:val="00B90CF7"/>
    <w:rsid w:val="00B9106D"/>
    <w:rsid w:val="00B91319"/>
    <w:rsid w:val="00B9408C"/>
    <w:rsid w:val="00B9424A"/>
    <w:rsid w:val="00B95850"/>
    <w:rsid w:val="00B95BD7"/>
    <w:rsid w:val="00B95D33"/>
    <w:rsid w:val="00B97180"/>
    <w:rsid w:val="00B972D5"/>
    <w:rsid w:val="00B97DB2"/>
    <w:rsid w:val="00BA198B"/>
    <w:rsid w:val="00BA42FD"/>
    <w:rsid w:val="00BB50B6"/>
    <w:rsid w:val="00BB572F"/>
    <w:rsid w:val="00BB5FB0"/>
    <w:rsid w:val="00BB65BB"/>
    <w:rsid w:val="00BB67A5"/>
    <w:rsid w:val="00BC20A4"/>
    <w:rsid w:val="00BC356A"/>
    <w:rsid w:val="00BC554E"/>
    <w:rsid w:val="00BC5803"/>
    <w:rsid w:val="00BC5F08"/>
    <w:rsid w:val="00BC7780"/>
    <w:rsid w:val="00BC7BF7"/>
    <w:rsid w:val="00BD01F2"/>
    <w:rsid w:val="00BD196B"/>
    <w:rsid w:val="00BD6E49"/>
    <w:rsid w:val="00BE0FE5"/>
    <w:rsid w:val="00BE3E11"/>
    <w:rsid w:val="00BE628B"/>
    <w:rsid w:val="00BE6C9A"/>
    <w:rsid w:val="00BE7AF5"/>
    <w:rsid w:val="00BF1142"/>
    <w:rsid w:val="00BF2671"/>
    <w:rsid w:val="00BF2C36"/>
    <w:rsid w:val="00BF4BF4"/>
    <w:rsid w:val="00BF5B09"/>
    <w:rsid w:val="00C01D91"/>
    <w:rsid w:val="00C02FEE"/>
    <w:rsid w:val="00C04721"/>
    <w:rsid w:val="00C054A2"/>
    <w:rsid w:val="00C06CF1"/>
    <w:rsid w:val="00C143D7"/>
    <w:rsid w:val="00C17C8D"/>
    <w:rsid w:val="00C21459"/>
    <w:rsid w:val="00C22CBE"/>
    <w:rsid w:val="00C23913"/>
    <w:rsid w:val="00C23B11"/>
    <w:rsid w:val="00C24C1D"/>
    <w:rsid w:val="00C24EE3"/>
    <w:rsid w:val="00C25BFF"/>
    <w:rsid w:val="00C25D34"/>
    <w:rsid w:val="00C26393"/>
    <w:rsid w:val="00C30183"/>
    <w:rsid w:val="00C30A15"/>
    <w:rsid w:val="00C32093"/>
    <w:rsid w:val="00C34982"/>
    <w:rsid w:val="00C364C9"/>
    <w:rsid w:val="00C3682A"/>
    <w:rsid w:val="00C376FA"/>
    <w:rsid w:val="00C40ED8"/>
    <w:rsid w:val="00C441E3"/>
    <w:rsid w:val="00C4439D"/>
    <w:rsid w:val="00C46876"/>
    <w:rsid w:val="00C46CB3"/>
    <w:rsid w:val="00C50B76"/>
    <w:rsid w:val="00C50E4E"/>
    <w:rsid w:val="00C534A2"/>
    <w:rsid w:val="00C538E6"/>
    <w:rsid w:val="00C550F3"/>
    <w:rsid w:val="00C553F6"/>
    <w:rsid w:val="00C55E23"/>
    <w:rsid w:val="00C5612A"/>
    <w:rsid w:val="00C5665F"/>
    <w:rsid w:val="00C5682D"/>
    <w:rsid w:val="00C57031"/>
    <w:rsid w:val="00C6339B"/>
    <w:rsid w:val="00C650C0"/>
    <w:rsid w:val="00C65AA6"/>
    <w:rsid w:val="00C678E8"/>
    <w:rsid w:val="00C70BB7"/>
    <w:rsid w:val="00C73DFF"/>
    <w:rsid w:val="00C73F97"/>
    <w:rsid w:val="00C75C47"/>
    <w:rsid w:val="00C764FE"/>
    <w:rsid w:val="00C813E9"/>
    <w:rsid w:val="00C81A83"/>
    <w:rsid w:val="00C81E4A"/>
    <w:rsid w:val="00C8349C"/>
    <w:rsid w:val="00C8495C"/>
    <w:rsid w:val="00C84C1C"/>
    <w:rsid w:val="00C854E4"/>
    <w:rsid w:val="00C8573C"/>
    <w:rsid w:val="00C859F2"/>
    <w:rsid w:val="00C85F85"/>
    <w:rsid w:val="00C8650A"/>
    <w:rsid w:val="00C879FC"/>
    <w:rsid w:val="00C928E6"/>
    <w:rsid w:val="00C93BB9"/>
    <w:rsid w:val="00C9495B"/>
    <w:rsid w:val="00C94C2C"/>
    <w:rsid w:val="00C9550A"/>
    <w:rsid w:val="00CA0CF2"/>
    <w:rsid w:val="00CA0D5F"/>
    <w:rsid w:val="00CA289F"/>
    <w:rsid w:val="00CA3D84"/>
    <w:rsid w:val="00CB200A"/>
    <w:rsid w:val="00CB304F"/>
    <w:rsid w:val="00CB41AD"/>
    <w:rsid w:val="00CB52DD"/>
    <w:rsid w:val="00CB54E4"/>
    <w:rsid w:val="00CB6287"/>
    <w:rsid w:val="00CB723E"/>
    <w:rsid w:val="00CB72B8"/>
    <w:rsid w:val="00CC04C0"/>
    <w:rsid w:val="00CC50DE"/>
    <w:rsid w:val="00CC586F"/>
    <w:rsid w:val="00CC678A"/>
    <w:rsid w:val="00CC76D5"/>
    <w:rsid w:val="00CD0A53"/>
    <w:rsid w:val="00CD1024"/>
    <w:rsid w:val="00CD1A3F"/>
    <w:rsid w:val="00CD28E1"/>
    <w:rsid w:val="00CD3562"/>
    <w:rsid w:val="00CD3953"/>
    <w:rsid w:val="00CD4BE2"/>
    <w:rsid w:val="00CD4DC4"/>
    <w:rsid w:val="00CD70E3"/>
    <w:rsid w:val="00CE0960"/>
    <w:rsid w:val="00CE23CE"/>
    <w:rsid w:val="00CE2534"/>
    <w:rsid w:val="00CE2548"/>
    <w:rsid w:val="00CE2607"/>
    <w:rsid w:val="00CE298E"/>
    <w:rsid w:val="00CE2CB3"/>
    <w:rsid w:val="00CE372E"/>
    <w:rsid w:val="00CE76B6"/>
    <w:rsid w:val="00CF107E"/>
    <w:rsid w:val="00CF130C"/>
    <w:rsid w:val="00CF15CE"/>
    <w:rsid w:val="00CF3444"/>
    <w:rsid w:val="00CF4BC1"/>
    <w:rsid w:val="00D00556"/>
    <w:rsid w:val="00D0172D"/>
    <w:rsid w:val="00D02B7B"/>
    <w:rsid w:val="00D04E8D"/>
    <w:rsid w:val="00D10B65"/>
    <w:rsid w:val="00D111BB"/>
    <w:rsid w:val="00D1230A"/>
    <w:rsid w:val="00D13BFB"/>
    <w:rsid w:val="00D223C4"/>
    <w:rsid w:val="00D22426"/>
    <w:rsid w:val="00D22B1D"/>
    <w:rsid w:val="00D22EBE"/>
    <w:rsid w:val="00D2456C"/>
    <w:rsid w:val="00D24CA1"/>
    <w:rsid w:val="00D24ED2"/>
    <w:rsid w:val="00D254E1"/>
    <w:rsid w:val="00D273CA"/>
    <w:rsid w:val="00D27F69"/>
    <w:rsid w:val="00D32605"/>
    <w:rsid w:val="00D326EC"/>
    <w:rsid w:val="00D32C56"/>
    <w:rsid w:val="00D336F4"/>
    <w:rsid w:val="00D338CB"/>
    <w:rsid w:val="00D366D3"/>
    <w:rsid w:val="00D407B7"/>
    <w:rsid w:val="00D42CA1"/>
    <w:rsid w:val="00D43334"/>
    <w:rsid w:val="00D45874"/>
    <w:rsid w:val="00D45D90"/>
    <w:rsid w:val="00D46619"/>
    <w:rsid w:val="00D469A4"/>
    <w:rsid w:val="00D5271A"/>
    <w:rsid w:val="00D52C69"/>
    <w:rsid w:val="00D531D7"/>
    <w:rsid w:val="00D53290"/>
    <w:rsid w:val="00D53509"/>
    <w:rsid w:val="00D545E1"/>
    <w:rsid w:val="00D55AAD"/>
    <w:rsid w:val="00D576CE"/>
    <w:rsid w:val="00D604A0"/>
    <w:rsid w:val="00D60750"/>
    <w:rsid w:val="00D61446"/>
    <w:rsid w:val="00D63D2A"/>
    <w:rsid w:val="00D64538"/>
    <w:rsid w:val="00D65CC1"/>
    <w:rsid w:val="00D66663"/>
    <w:rsid w:val="00D66B22"/>
    <w:rsid w:val="00D707F9"/>
    <w:rsid w:val="00D70921"/>
    <w:rsid w:val="00D70A9E"/>
    <w:rsid w:val="00D71989"/>
    <w:rsid w:val="00D719F9"/>
    <w:rsid w:val="00D72954"/>
    <w:rsid w:val="00D7445D"/>
    <w:rsid w:val="00D74638"/>
    <w:rsid w:val="00D823B0"/>
    <w:rsid w:val="00D82489"/>
    <w:rsid w:val="00D84848"/>
    <w:rsid w:val="00D86B82"/>
    <w:rsid w:val="00D86D61"/>
    <w:rsid w:val="00D9108D"/>
    <w:rsid w:val="00D9185D"/>
    <w:rsid w:val="00D92BA8"/>
    <w:rsid w:val="00D93831"/>
    <w:rsid w:val="00D93C54"/>
    <w:rsid w:val="00D95853"/>
    <w:rsid w:val="00D96039"/>
    <w:rsid w:val="00D97CE8"/>
    <w:rsid w:val="00DA6F12"/>
    <w:rsid w:val="00DA720E"/>
    <w:rsid w:val="00DA7C81"/>
    <w:rsid w:val="00DB3575"/>
    <w:rsid w:val="00DB41CB"/>
    <w:rsid w:val="00DB58EE"/>
    <w:rsid w:val="00DB5BB2"/>
    <w:rsid w:val="00DB6714"/>
    <w:rsid w:val="00DB70CE"/>
    <w:rsid w:val="00DC1F21"/>
    <w:rsid w:val="00DC591D"/>
    <w:rsid w:val="00DC5FFA"/>
    <w:rsid w:val="00DC66C1"/>
    <w:rsid w:val="00DC6A4A"/>
    <w:rsid w:val="00DD08E2"/>
    <w:rsid w:val="00DD0B16"/>
    <w:rsid w:val="00DD1384"/>
    <w:rsid w:val="00DD4788"/>
    <w:rsid w:val="00DD518F"/>
    <w:rsid w:val="00DD52B4"/>
    <w:rsid w:val="00DD60EA"/>
    <w:rsid w:val="00DD7B70"/>
    <w:rsid w:val="00DE4B6F"/>
    <w:rsid w:val="00DF0858"/>
    <w:rsid w:val="00DF24B0"/>
    <w:rsid w:val="00DF2BBB"/>
    <w:rsid w:val="00DF381C"/>
    <w:rsid w:val="00DF5571"/>
    <w:rsid w:val="00DF70AE"/>
    <w:rsid w:val="00E00459"/>
    <w:rsid w:val="00E029A0"/>
    <w:rsid w:val="00E03673"/>
    <w:rsid w:val="00E04D35"/>
    <w:rsid w:val="00E05250"/>
    <w:rsid w:val="00E074B4"/>
    <w:rsid w:val="00E125BF"/>
    <w:rsid w:val="00E1371D"/>
    <w:rsid w:val="00E13B54"/>
    <w:rsid w:val="00E13F07"/>
    <w:rsid w:val="00E172B9"/>
    <w:rsid w:val="00E174D1"/>
    <w:rsid w:val="00E20B51"/>
    <w:rsid w:val="00E212EE"/>
    <w:rsid w:val="00E219E0"/>
    <w:rsid w:val="00E21E41"/>
    <w:rsid w:val="00E2485C"/>
    <w:rsid w:val="00E26D07"/>
    <w:rsid w:val="00E30B0E"/>
    <w:rsid w:val="00E31C99"/>
    <w:rsid w:val="00E34E64"/>
    <w:rsid w:val="00E37597"/>
    <w:rsid w:val="00E422AB"/>
    <w:rsid w:val="00E42AAC"/>
    <w:rsid w:val="00E43F19"/>
    <w:rsid w:val="00E45D5E"/>
    <w:rsid w:val="00E46976"/>
    <w:rsid w:val="00E500CD"/>
    <w:rsid w:val="00E527F0"/>
    <w:rsid w:val="00E54652"/>
    <w:rsid w:val="00E576A1"/>
    <w:rsid w:val="00E64559"/>
    <w:rsid w:val="00E65ECE"/>
    <w:rsid w:val="00E65FDE"/>
    <w:rsid w:val="00E66073"/>
    <w:rsid w:val="00E669C4"/>
    <w:rsid w:val="00E66CDD"/>
    <w:rsid w:val="00E706DE"/>
    <w:rsid w:val="00E71479"/>
    <w:rsid w:val="00E72D67"/>
    <w:rsid w:val="00E74CFB"/>
    <w:rsid w:val="00E75B70"/>
    <w:rsid w:val="00E76369"/>
    <w:rsid w:val="00E76E77"/>
    <w:rsid w:val="00E80BC2"/>
    <w:rsid w:val="00E80F1F"/>
    <w:rsid w:val="00E81E95"/>
    <w:rsid w:val="00E84B1B"/>
    <w:rsid w:val="00E85819"/>
    <w:rsid w:val="00E85A53"/>
    <w:rsid w:val="00E87286"/>
    <w:rsid w:val="00E9068E"/>
    <w:rsid w:val="00E90FAE"/>
    <w:rsid w:val="00E92A3D"/>
    <w:rsid w:val="00E941D1"/>
    <w:rsid w:val="00E948E1"/>
    <w:rsid w:val="00E95102"/>
    <w:rsid w:val="00E97749"/>
    <w:rsid w:val="00E97B5D"/>
    <w:rsid w:val="00EA048F"/>
    <w:rsid w:val="00EA0916"/>
    <w:rsid w:val="00EA122C"/>
    <w:rsid w:val="00EA328A"/>
    <w:rsid w:val="00EA3F0A"/>
    <w:rsid w:val="00EA4947"/>
    <w:rsid w:val="00EB2585"/>
    <w:rsid w:val="00EB5B9B"/>
    <w:rsid w:val="00EB7194"/>
    <w:rsid w:val="00EB7F9B"/>
    <w:rsid w:val="00EC00CF"/>
    <w:rsid w:val="00EC0779"/>
    <w:rsid w:val="00EC336F"/>
    <w:rsid w:val="00EC4A45"/>
    <w:rsid w:val="00EC75C1"/>
    <w:rsid w:val="00ED09FE"/>
    <w:rsid w:val="00ED1D22"/>
    <w:rsid w:val="00ED3820"/>
    <w:rsid w:val="00ED3C0A"/>
    <w:rsid w:val="00ED41D4"/>
    <w:rsid w:val="00EE25FD"/>
    <w:rsid w:val="00EE70BA"/>
    <w:rsid w:val="00EF0390"/>
    <w:rsid w:val="00EF2DC0"/>
    <w:rsid w:val="00EF31D4"/>
    <w:rsid w:val="00EF34AA"/>
    <w:rsid w:val="00EF44EE"/>
    <w:rsid w:val="00F01C2E"/>
    <w:rsid w:val="00F02383"/>
    <w:rsid w:val="00F05253"/>
    <w:rsid w:val="00F05C4A"/>
    <w:rsid w:val="00F103A4"/>
    <w:rsid w:val="00F1098E"/>
    <w:rsid w:val="00F12C21"/>
    <w:rsid w:val="00F13C46"/>
    <w:rsid w:val="00F14BF5"/>
    <w:rsid w:val="00F15D9C"/>
    <w:rsid w:val="00F16313"/>
    <w:rsid w:val="00F168F9"/>
    <w:rsid w:val="00F16FDD"/>
    <w:rsid w:val="00F20464"/>
    <w:rsid w:val="00F21EBC"/>
    <w:rsid w:val="00F22A47"/>
    <w:rsid w:val="00F22EEB"/>
    <w:rsid w:val="00F2398B"/>
    <w:rsid w:val="00F258E5"/>
    <w:rsid w:val="00F25CCB"/>
    <w:rsid w:val="00F2663D"/>
    <w:rsid w:val="00F26853"/>
    <w:rsid w:val="00F304F1"/>
    <w:rsid w:val="00F31386"/>
    <w:rsid w:val="00F321BD"/>
    <w:rsid w:val="00F3368E"/>
    <w:rsid w:val="00F33C77"/>
    <w:rsid w:val="00F34481"/>
    <w:rsid w:val="00F3668D"/>
    <w:rsid w:val="00F36E5F"/>
    <w:rsid w:val="00F36FFF"/>
    <w:rsid w:val="00F4083A"/>
    <w:rsid w:val="00F41F26"/>
    <w:rsid w:val="00F434BB"/>
    <w:rsid w:val="00F448AD"/>
    <w:rsid w:val="00F467AD"/>
    <w:rsid w:val="00F47CCD"/>
    <w:rsid w:val="00F524E5"/>
    <w:rsid w:val="00F556CF"/>
    <w:rsid w:val="00F57F5B"/>
    <w:rsid w:val="00F60ECC"/>
    <w:rsid w:val="00F61FA0"/>
    <w:rsid w:val="00F64FD8"/>
    <w:rsid w:val="00F65E39"/>
    <w:rsid w:val="00F722BD"/>
    <w:rsid w:val="00F73438"/>
    <w:rsid w:val="00F73B42"/>
    <w:rsid w:val="00F76AC0"/>
    <w:rsid w:val="00F84467"/>
    <w:rsid w:val="00F8542A"/>
    <w:rsid w:val="00F85E5C"/>
    <w:rsid w:val="00F867E2"/>
    <w:rsid w:val="00F869DB"/>
    <w:rsid w:val="00F87FFD"/>
    <w:rsid w:val="00F91E77"/>
    <w:rsid w:val="00F921DE"/>
    <w:rsid w:val="00F953F8"/>
    <w:rsid w:val="00F97102"/>
    <w:rsid w:val="00F97601"/>
    <w:rsid w:val="00FA067C"/>
    <w:rsid w:val="00FA37F5"/>
    <w:rsid w:val="00FA43AA"/>
    <w:rsid w:val="00FA4A05"/>
    <w:rsid w:val="00FA4AF9"/>
    <w:rsid w:val="00FA4D49"/>
    <w:rsid w:val="00FA7308"/>
    <w:rsid w:val="00FB0D3B"/>
    <w:rsid w:val="00FB2042"/>
    <w:rsid w:val="00FB223F"/>
    <w:rsid w:val="00FB4C53"/>
    <w:rsid w:val="00FB6B12"/>
    <w:rsid w:val="00FB7E62"/>
    <w:rsid w:val="00FC0013"/>
    <w:rsid w:val="00FC0147"/>
    <w:rsid w:val="00FC1152"/>
    <w:rsid w:val="00FC18EB"/>
    <w:rsid w:val="00FC2EC6"/>
    <w:rsid w:val="00FC451D"/>
    <w:rsid w:val="00FC78EE"/>
    <w:rsid w:val="00FD0B97"/>
    <w:rsid w:val="00FD182E"/>
    <w:rsid w:val="00FD1BD4"/>
    <w:rsid w:val="00FD3FD2"/>
    <w:rsid w:val="00FD4DA7"/>
    <w:rsid w:val="00FD549F"/>
    <w:rsid w:val="00FE112B"/>
    <w:rsid w:val="00FE1209"/>
    <w:rsid w:val="00FE1414"/>
    <w:rsid w:val="00FE6450"/>
    <w:rsid w:val="00FE7F82"/>
    <w:rsid w:val="00FF06A4"/>
    <w:rsid w:val="00FF0BA1"/>
    <w:rsid w:val="00FF1F07"/>
    <w:rsid w:val="00FF2054"/>
    <w:rsid w:val="00FF254C"/>
    <w:rsid w:val="00FF373E"/>
    <w:rsid w:val="00FF3F3A"/>
    <w:rsid w:val="4FC7C5E2"/>
    <w:rsid w:val="52E46F32"/>
    <w:rsid w:val="67F94D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7C5E2"/>
  <w15:chartTrackingRefBased/>
  <w15:docId w15:val="{26172585-94EB-4406-8DB1-DBAD06F0F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76F"/>
    <w:pPr>
      <w:widowControl w:val="0"/>
      <w:jc w:val="both"/>
    </w:pPr>
    <w:rPr>
      <w:rFonts w:ascii="Calibri" w:eastAsia="SimSun" w:hAnsi="Calibri" w:cs="Calibri"/>
    </w:rPr>
  </w:style>
  <w:style w:type="paragraph" w:styleId="Heading1">
    <w:name w:val="heading 1"/>
    <w:basedOn w:val="Normal"/>
    <w:next w:val="Normal"/>
    <w:link w:val="Heading1Char"/>
    <w:uiPriority w:val="9"/>
    <w:qFormat/>
    <w:rsid w:val="005E00BA"/>
    <w:pPr>
      <w:outlineLvl w:val="0"/>
    </w:pPr>
    <w:rPr>
      <w:b/>
      <w:bCs/>
      <w:sz w:val="24"/>
      <w:szCs w:val="24"/>
    </w:rPr>
  </w:style>
  <w:style w:type="paragraph" w:styleId="Heading2">
    <w:name w:val="heading 2"/>
    <w:basedOn w:val="Normal"/>
    <w:next w:val="Normal"/>
    <w:link w:val="Heading2Char"/>
    <w:uiPriority w:val="9"/>
    <w:unhideWhenUsed/>
    <w:qFormat/>
    <w:rsid w:val="005E00BA"/>
    <w:pPr>
      <w:outlineLvl w:val="1"/>
    </w:pPr>
    <w:rPr>
      <w:b/>
      <w:bCs/>
    </w:rPr>
  </w:style>
  <w:style w:type="paragraph" w:styleId="Heading3">
    <w:name w:val="heading 3"/>
    <w:basedOn w:val="Normal"/>
    <w:next w:val="Normal"/>
    <w:link w:val="Heading3Char"/>
    <w:uiPriority w:val="9"/>
    <w:unhideWhenUsed/>
    <w:qFormat/>
    <w:rsid w:val="006B49A9"/>
    <w:pPr>
      <w:outlineLvl w:val="2"/>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BE0FE5"/>
    <w:rPr>
      <w:sz w:val="21"/>
      <w:szCs w:val="21"/>
    </w:rPr>
  </w:style>
  <w:style w:type="paragraph" w:styleId="CommentText">
    <w:name w:val="annotation text"/>
    <w:basedOn w:val="Normal"/>
    <w:link w:val="CommentTextChar"/>
    <w:uiPriority w:val="99"/>
    <w:unhideWhenUsed/>
    <w:rsid w:val="00BE0FE5"/>
    <w:pPr>
      <w:jc w:val="left"/>
    </w:pPr>
  </w:style>
  <w:style w:type="character" w:customStyle="1" w:styleId="CommentTextChar">
    <w:name w:val="Comment Text Char"/>
    <w:basedOn w:val="DefaultParagraphFont"/>
    <w:link w:val="CommentText"/>
    <w:uiPriority w:val="99"/>
    <w:rsid w:val="00BE0FE5"/>
  </w:style>
  <w:style w:type="paragraph" w:styleId="CommentSubject">
    <w:name w:val="annotation subject"/>
    <w:basedOn w:val="CommentText"/>
    <w:next w:val="CommentText"/>
    <w:link w:val="CommentSubjectChar"/>
    <w:uiPriority w:val="99"/>
    <w:semiHidden/>
    <w:unhideWhenUsed/>
    <w:rsid w:val="00BE0FE5"/>
    <w:rPr>
      <w:b/>
      <w:bCs/>
    </w:rPr>
  </w:style>
  <w:style w:type="character" w:customStyle="1" w:styleId="CommentSubjectChar">
    <w:name w:val="Comment Subject Char"/>
    <w:basedOn w:val="CommentTextChar"/>
    <w:link w:val="CommentSubject"/>
    <w:uiPriority w:val="99"/>
    <w:semiHidden/>
    <w:rsid w:val="00BE0FE5"/>
    <w:rPr>
      <w:b/>
      <w:bCs/>
    </w:rPr>
  </w:style>
  <w:style w:type="paragraph" w:styleId="ListParagraph">
    <w:name w:val="List Paragraph"/>
    <w:basedOn w:val="Normal"/>
    <w:uiPriority w:val="34"/>
    <w:qFormat/>
    <w:rsid w:val="00656025"/>
    <w:pPr>
      <w:ind w:left="720"/>
      <w:contextualSpacing/>
    </w:pPr>
  </w:style>
  <w:style w:type="character" w:styleId="PlaceholderText">
    <w:name w:val="Placeholder Text"/>
    <w:basedOn w:val="DefaultParagraphFont"/>
    <w:uiPriority w:val="99"/>
    <w:semiHidden/>
    <w:rsid w:val="00662B6D"/>
    <w:rPr>
      <w:color w:val="666666"/>
    </w:rPr>
  </w:style>
  <w:style w:type="paragraph" w:styleId="Bibliography">
    <w:name w:val="Bibliography"/>
    <w:basedOn w:val="Normal"/>
    <w:next w:val="Normal"/>
    <w:uiPriority w:val="37"/>
    <w:unhideWhenUsed/>
    <w:rsid w:val="003E5E15"/>
    <w:pPr>
      <w:tabs>
        <w:tab w:val="left" w:pos="264"/>
      </w:tabs>
      <w:spacing w:after="0" w:line="480" w:lineRule="auto"/>
      <w:ind w:left="264" w:hanging="264"/>
    </w:pPr>
  </w:style>
  <w:style w:type="paragraph" w:styleId="Revision">
    <w:name w:val="Revision"/>
    <w:hidden/>
    <w:uiPriority w:val="99"/>
    <w:semiHidden/>
    <w:rsid w:val="00B5506A"/>
    <w:pPr>
      <w:spacing w:after="0" w:line="240" w:lineRule="auto"/>
    </w:pPr>
    <w:rPr>
      <w:rFonts w:ascii="Calibri" w:eastAsia="SimSun" w:hAnsi="Calibri" w:cs="Calibri"/>
    </w:rPr>
  </w:style>
  <w:style w:type="paragraph" w:styleId="Title">
    <w:name w:val="Title"/>
    <w:basedOn w:val="Normal"/>
    <w:next w:val="Normal"/>
    <w:link w:val="TitleChar"/>
    <w:uiPriority w:val="10"/>
    <w:qFormat/>
    <w:rsid w:val="001E4864"/>
    <w:pPr>
      <w:jc w:val="center"/>
    </w:pPr>
    <w:rPr>
      <w:b/>
      <w:bCs/>
      <w:sz w:val="28"/>
      <w:szCs w:val="28"/>
    </w:rPr>
  </w:style>
  <w:style w:type="character" w:customStyle="1" w:styleId="TitleChar">
    <w:name w:val="Title Char"/>
    <w:basedOn w:val="DefaultParagraphFont"/>
    <w:link w:val="Title"/>
    <w:uiPriority w:val="10"/>
    <w:rsid w:val="001E4864"/>
    <w:rPr>
      <w:rFonts w:ascii="Calibri" w:eastAsia="SimSun" w:hAnsi="Calibri" w:cs="Calibri"/>
      <w:b/>
      <w:bCs/>
      <w:sz w:val="28"/>
      <w:szCs w:val="28"/>
    </w:rPr>
  </w:style>
  <w:style w:type="character" w:customStyle="1" w:styleId="Heading1Char">
    <w:name w:val="Heading 1 Char"/>
    <w:basedOn w:val="DefaultParagraphFont"/>
    <w:link w:val="Heading1"/>
    <w:uiPriority w:val="9"/>
    <w:rsid w:val="005E00BA"/>
    <w:rPr>
      <w:rFonts w:ascii="Calibri" w:eastAsia="SimSun" w:hAnsi="Calibri" w:cs="Calibri"/>
      <w:b/>
      <w:bCs/>
      <w:sz w:val="24"/>
      <w:szCs w:val="24"/>
    </w:rPr>
  </w:style>
  <w:style w:type="character" w:customStyle="1" w:styleId="Heading2Char">
    <w:name w:val="Heading 2 Char"/>
    <w:basedOn w:val="DefaultParagraphFont"/>
    <w:link w:val="Heading2"/>
    <w:uiPriority w:val="9"/>
    <w:rsid w:val="005E00BA"/>
    <w:rPr>
      <w:rFonts w:ascii="Calibri" w:eastAsia="SimSun" w:hAnsi="Calibri" w:cs="Calibri"/>
      <w:b/>
      <w:bCs/>
    </w:rPr>
  </w:style>
  <w:style w:type="character" w:customStyle="1" w:styleId="Heading3Char">
    <w:name w:val="Heading 3 Char"/>
    <w:basedOn w:val="DefaultParagraphFont"/>
    <w:link w:val="Heading3"/>
    <w:uiPriority w:val="9"/>
    <w:rsid w:val="006B49A9"/>
    <w:rPr>
      <w:rFonts w:ascii="Calibri" w:eastAsia="SimSun" w:hAnsi="Calibri" w:cs="Calibri"/>
      <w:b/>
      <w:bCs/>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DengXian Light" panose="0201060003010101010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1060003010101010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8FC97340-648C-4268-83D0-F8C4FFF5A9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42209</Words>
  <Characters>240597</Characters>
  <Application>Microsoft Office Word</Application>
  <DocSecurity>0</DocSecurity>
  <Lines>2004</Lines>
  <Paragraphs>564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Alec Lei</dc:creator>
  <cp:keywords/>
  <dc:description/>
  <cp:lastModifiedBy>Alec Lei</cp:lastModifiedBy>
  <cp:revision>2</cp:revision>
  <dcterms:created xsi:type="dcterms:W3CDTF">2026-07-28T18:54:00Z</dcterms:created>
  <dcterms:modified xsi:type="dcterms:W3CDTF">2026-07-28T18:54:00Z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id="bR3rdVz8"/&gt;&lt;style id="http://www.zotero.org/styles/nature" hasBibliography="1" bibliographyStyleHasBeenSet="1"/&gt;&lt;prefs&gt;&lt;pref name="fieldType" value="Field"/&gt;&lt;/prefs&gt;&lt;/data&gt;</vt:lpwstr>
  </property>
</Properties>
</file>